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commentsExtended.xml" ContentType="application/vnd.openxmlformats-officedocument.wordprocessingml.commentsExtended+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comments.xml" ContentType="application/vnd.openxmlformats-officedocument.wordprocessingml.comment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lang w:val="en-GB"/>
        </w:rPr>
      </w:pPr>
      <w:r>
        <w:rPr>
          <w:lang w:val="en-GB"/>
        </w:rPr>
        <w:t>Palaeoclimate alone fails to explain the asymmetry of the Great American Biotic Interchange</w:t>
      </w:r>
    </w:p>
    <w:p>
      <w:pPr>
        <w:pStyle w:val="Author"/>
        <w:rPr>
          <w:lang w:val="en-GB"/>
        </w:rPr>
      </w:pPr>
      <w:r>
        <w:rPr>
          <w:lang w:val="en-GB"/>
        </w:rPr>
        <w:t>Lucas Buffan¹*, Fabien L. Condamine¹,</w:t>
      </w:r>
      <w:ins w:id="0" w:author="Lucas Buffan" w:date="2026-05-07T13:38:00Z">
        <w:r>
          <w:rPr>
            <w:lang w:val="en-GB"/>
          </w:rPr>
          <w:t xml:space="preserve"> Philip B. Holden</w:t>
        </w:r>
      </w:ins>
      <w:ins w:id="1" w:author="Lucas Buffan" w:date="2026-05-07T13:38:00Z">
        <w:r>
          <w:rPr>
            <w:vertAlign w:val="superscript"/>
            <w:lang w:val="en-GB"/>
          </w:rPr>
          <w:t>2</w:t>
        </w:r>
      </w:ins>
      <w:ins w:id="2" w:author="Lucas Buffan" w:date="2026-05-07T13:38:00Z">
        <w:r>
          <w:rPr>
            <w:lang w:val="en-GB"/>
          </w:rPr>
          <w:t>,</w:t>
        </w:r>
      </w:ins>
      <w:r>
        <w:rPr>
          <w:lang w:val="en-GB"/>
        </w:rPr>
        <w:t xml:space="preserve"> Sara Varela</w:t>
      </w:r>
      <w:ins w:id="3" w:author="Lucas Buffan" w:date="2026-05-07T13:39:00Z">
        <w:r>
          <w:rPr>
            <w:vertAlign w:val="superscript"/>
            <w:lang w:val="en-GB"/>
          </w:rPr>
          <w:t>3</w:t>
        </w:r>
      </w:ins>
      <w:del w:id="4" w:author="Lucas Buffan" w:date="2026-05-07T13:39:00Z">
        <w:r>
          <w:rPr>
            <w:vertAlign w:val="superscript"/>
            <w:lang w:val="en-GB"/>
          </w:rPr>
          <w:delText>²</w:delText>
        </w:r>
      </w:del>
    </w:p>
    <w:p>
      <w:pPr>
        <w:pStyle w:val="FirstParagraph"/>
        <w:rPr>
          <w:lang w:val="en-GB"/>
          <w:ins w:id="6" w:author="Lucas Buffan" w:date="2026-05-07T13:39:00Z"/>
        </w:rPr>
      </w:pPr>
      <w:r>
        <w:rPr>
          <w:lang w:val="en-GB"/>
        </w:rPr>
        <w:t xml:space="preserve">¹ </w:t>
      </w:r>
      <w:r>
        <w:rPr>
          <w:lang w:val="en-GB"/>
        </w:rPr>
        <w:t>Institut des Sciences de l’Evolution de Montpellier, Université de Montpellier, CNRS, IRD, Place Eugène Bataillon, 34095 Montpellier cedex 5, France</w:t>
      </w:r>
      <w:del w:id="5" w:author="Lucas Buffan" w:date="2026-05-07T13:40:00Z">
        <w:r>
          <w:rPr>
            <w:lang w:val="en-GB"/>
          </w:rPr>
          <w:delText>.</w:delText>
        </w:r>
      </w:del>
    </w:p>
    <w:p>
      <w:pPr>
        <w:pStyle w:val="BodyText"/>
        <w:rPr>
          <w:lang w:val="en-GB"/>
        </w:rPr>
      </w:pPr>
      <w:ins w:id="7" w:author="Lucas Buffan" w:date="2026-05-07T13:39:00Z">
        <w:r>
          <w:rPr>
            <w:vertAlign w:val="superscript"/>
            <w:lang w:val="en-GB"/>
          </w:rPr>
          <w:t>2</w:t>
        </w:r>
      </w:ins>
      <w:ins w:id="8" w:author="Lucas Buffan" w:date="2026-05-07T13:39:00Z">
        <w:r>
          <w:rPr>
            <w:lang w:val="en-GB"/>
          </w:rPr>
          <w:t xml:space="preserve"> Environment, Earth and Ecosystem Sciences, The Open University, Walton Hall, Milton Keynes, MK7 6AA, UK</w:t>
        </w:r>
      </w:ins>
    </w:p>
    <w:p>
      <w:pPr>
        <w:pStyle w:val="BodyText"/>
        <w:rPr>
          <w:lang w:val="en-GB"/>
        </w:rPr>
      </w:pPr>
      <w:del w:id="9" w:author="Lucas Buffan" w:date="2026-05-07T13:39:00Z">
        <w:r>
          <w:rPr>
            <w:lang w:val="en-GB"/>
          </w:rPr>
          <w:delText>²</w:delText>
        </w:r>
      </w:del>
      <w:ins w:id="10" w:author="Lucas Buffan" w:date="2026-05-07T13:39:00Z">
        <w:r>
          <w:rPr>
            <w:vertAlign w:val="superscript"/>
            <w:lang w:val="en-GB"/>
          </w:rPr>
          <w:t>3</w:t>
        </w:r>
      </w:ins>
      <w:r>
        <w:rPr>
          <w:lang w:val="en-GB"/>
        </w:rPr>
        <w:t xml:space="preserve"> Centro de Investigación Mariña, Departamento de Ecoloxía e Bioloxía Animal, Universidade de Vigo, Campus Lagoas-Marcosende, 36310 Vigo, Spain</w:t>
      </w:r>
    </w:p>
    <w:p>
      <w:pPr>
        <w:pStyle w:val="BodyText"/>
        <w:rPr>
          <w:lang w:val="en-GB"/>
        </w:rPr>
      </w:pPr>
      <w:r>
        <w:rPr>
          <w:lang w:val="en-GB"/>
        </w:rPr>
        <w:t>* Corresponding author: lucas.l.buffan@gmail.com</w:t>
      </w:r>
    </w:p>
    <w:p>
      <w:pPr>
        <w:pStyle w:val="Heading1"/>
        <w:rPr>
          <w:lang w:val="en-GB"/>
        </w:rPr>
      </w:pPr>
      <w:r>
        <w:rPr>
          <w:lang w:val="en-GB"/>
        </w:rPr>
        <w:t>Statement of authorship</w:t>
      </w:r>
    </w:p>
    <w:p>
      <w:pPr>
        <w:pStyle w:val="FirstParagraph"/>
        <w:rPr>
          <w:lang w:val="en-GB"/>
        </w:rPr>
      </w:pPr>
      <w:bookmarkStart w:id="0" w:name="statement-of-authorship"/>
      <w:r>
        <w:rPr>
          <w:lang w:val="en-GB"/>
        </w:rPr>
        <w:t>S.V. and L.B. designed the project.</w:t>
      </w:r>
      <w:ins w:id="11" w:author="Lucas Buffan" w:date="2026-05-07T13:40:00Z">
        <w:r>
          <w:rPr>
            <w:lang w:val="en-GB"/>
          </w:rPr>
          <w:t xml:space="preserve"> P.H. gave inputs on palaeoclimate data usage.</w:t>
        </w:r>
      </w:ins>
      <w:r>
        <w:rPr>
          <w:lang w:val="en-GB"/>
        </w:rPr>
        <w:t xml:space="preserve"> L.B. ran the simulations, performed the analyses, produced the figures and wrote the manuscript with inputs from all co-authors.</w:t>
      </w:r>
      <w:bookmarkEnd w:id="0"/>
    </w:p>
    <w:p>
      <w:pPr>
        <w:pStyle w:val="Heading1"/>
        <w:rPr>
          <w:lang w:val="en-GB"/>
        </w:rPr>
      </w:pPr>
      <w:bookmarkStart w:id="1" w:name="data-availability-statement"/>
      <w:r>
        <w:rPr>
          <w:lang w:val="en-GB"/>
        </w:rPr>
        <w:t>Data availability statement</w:t>
      </w:r>
    </w:p>
    <w:p>
      <w:pPr>
        <w:pStyle w:val="FirstParagraph"/>
        <w:rPr/>
      </w:pPr>
      <w:r>
        <w:rPr>
          <w:lang w:val="en-GB"/>
        </w:rPr>
        <w:t xml:space="preserve">R scripts for generating, analysing and visualising the data are available at </w:t>
      </w:r>
      <w:hyperlink r:id="rId2">
        <w:r>
          <w:rPr>
            <w:rStyle w:val="Hyperlink"/>
            <w:lang w:val="en-GB"/>
          </w:rPr>
          <w:t>https://github.com/Buffan3369/GABI-gen3sis.git</w:t>
        </w:r>
      </w:hyperlink>
      <w:r>
        <w:rPr>
          <w:lang w:val="en-GB"/>
        </w:rPr>
        <w:t xml:space="preserve">. Simulation landscapes and config files are available at </w:t>
      </w:r>
      <w:hyperlink r:id="rId3">
        <w:r>
          <w:rPr>
            <w:rStyle w:val="Hyperlink"/>
            <w:lang w:val="en-GB"/>
          </w:rPr>
          <w:t>https://doi.org/10.6084/m9.figshare.31160704</w:t>
        </w:r>
      </w:hyperlink>
      <w:r>
        <w:rPr>
          <w:lang w:val="en-GB"/>
        </w:rPr>
        <w:t>.</w:t>
      </w:r>
      <w:bookmarkEnd w:id="1"/>
    </w:p>
    <w:p>
      <w:pPr>
        <w:pStyle w:val="Heading1"/>
        <w:rPr>
          <w:lang w:val="en-GB"/>
        </w:rPr>
      </w:pPr>
      <w:r>
        <w:rPr>
          <w:lang w:val="en-GB"/>
        </w:rPr>
        <w:t>Keywords</w:t>
      </w:r>
    </w:p>
    <w:p>
      <w:pPr>
        <w:pStyle w:val="FirstParagraph"/>
        <w:rPr>
          <w:lang w:val="en-GB"/>
        </w:rPr>
      </w:pPr>
      <w:bookmarkStart w:id="2" w:name="keywords"/>
      <w:r>
        <w:rPr>
          <w:lang w:val="en-GB"/>
        </w:rPr>
        <w:t>Biotic Interchange; Eco-evolutionary simulations; Macroecology; Palaeoclimate</w:t>
      </w:r>
      <w:bookmarkEnd w:id="2"/>
    </w:p>
    <w:p>
      <w:pPr>
        <w:pStyle w:val="Heading1"/>
        <w:rPr>
          <w:lang w:val="en-GB"/>
        </w:rPr>
      </w:pPr>
      <w:bookmarkStart w:id="3" w:name="additional-data"/>
      <w:bookmarkEnd w:id="3"/>
      <w:r>
        <w:rPr>
          <w:lang w:val="en-GB"/>
        </w:rPr>
        <w:t>Additional data</w:t>
      </w:r>
    </w:p>
    <w:p>
      <w:pPr>
        <w:pStyle w:val="Compact"/>
        <w:numPr>
          <w:ilvl w:val="0"/>
          <w:numId w:val="6"/>
        </w:numPr>
        <w:rPr>
          <w:lang w:val="en-GB"/>
        </w:rPr>
      </w:pPr>
      <w:r>
        <w:rPr>
          <w:i/>
          <w:iCs/>
          <w:lang w:val="en-GB"/>
        </w:rPr>
        <w:t>running title</w:t>
      </w:r>
      <w:r>
        <w:rPr>
          <w:lang w:val="en-GB"/>
        </w:rPr>
        <w:t xml:space="preserve"> : Palaeoclimate and the Great American Interchange</w:t>
      </w:r>
    </w:p>
    <w:p>
      <w:pPr>
        <w:pStyle w:val="Compact"/>
        <w:numPr>
          <w:ilvl w:val="0"/>
          <w:numId w:val="6"/>
        </w:numPr>
        <w:rPr>
          <w:lang w:val="en-GB"/>
        </w:rPr>
      </w:pPr>
      <w:r>
        <w:rPr>
          <w:i/>
          <w:iCs/>
          <w:lang w:val="en-GB"/>
        </w:rPr>
        <w:t>article type</w:t>
      </w:r>
      <w:r>
        <w:rPr>
          <w:lang w:val="en-GB"/>
        </w:rPr>
        <w:t>: Letter</w:t>
      </w:r>
    </w:p>
    <w:p>
      <w:pPr>
        <w:pStyle w:val="Compact"/>
        <w:numPr>
          <w:ilvl w:val="0"/>
          <w:numId w:val="6"/>
        </w:numPr>
        <w:rPr>
          <w:lang w:val="en-GB"/>
        </w:rPr>
      </w:pPr>
      <w:r>
        <w:rPr>
          <w:i/>
          <w:iCs/>
          <w:lang w:val="en-GB"/>
        </w:rPr>
        <w:t>abstract word count</w:t>
      </w:r>
      <w:r>
        <w:rPr>
          <w:lang w:val="en-GB"/>
        </w:rPr>
        <w:t>: 150</w:t>
      </w:r>
    </w:p>
    <w:p>
      <w:pPr>
        <w:pStyle w:val="Compact"/>
        <w:numPr>
          <w:ilvl w:val="0"/>
          <w:numId w:val="6"/>
        </w:numPr>
        <w:rPr>
          <w:lang w:val="en-GB"/>
        </w:rPr>
      </w:pPr>
      <w:r>
        <w:rPr>
          <w:i/>
          <w:iCs/>
          <w:lang w:val="en-GB"/>
        </w:rPr>
        <w:t>main text word count</w:t>
      </w:r>
      <w:r>
        <w:rPr>
          <w:lang w:val="en-GB"/>
        </w:rPr>
        <w:t>: 4974</w:t>
      </w:r>
    </w:p>
    <w:p>
      <w:pPr>
        <w:pStyle w:val="Compact"/>
        <w:numPr>
          <w:ilvl w:val="0"/>
          <w:numId w:val="6"/>
        </w:numPr>
        <w:rPr>
          <w:lang w:val="en-GB"/>
        </w:rPr>
      </w:pPr>
      <w:r>
        <w:rPr>
          <w:i/>
          <w:iCs/>
          <w:lang w:val="en-GB"/>
        </w:rPr>
        <w:t>number of references</w:t>
      </w:r>
      <w:r>
        <w:rPr>
          <w:lang w:val="en-GB"/>
        </w:rPr>
        <w:t>: 57</w:t>
      </w:r>
    </w:p>
    <w:p>
      <w:pPr>
        <w:pStyle w:val="Compact"/>
        <w:numPr>
          <w:ilvl w:val="0"/>
          <w:numId w:val="6"/>
        </w:numPr>
        <w:rPr>
          <w:lang w:val="en-GB"/>
        </w:rPr>
      </w:pPr>
      <w:r>
        <w:rPr>
          <w:i/>
          <w:iCs/>
          <w:lang w:val="en-GB"/>
        </w:rPr>
        <w:t>number of figures</w:t>
      </w:r>
      <w:r>
        <w:rPr>
          <w:lang w:val="en-GB"/>
        </w:rPr>
        <w:t>: 4</w:t>
      </w:r>
      <w:bookmarkStart w:id="4" w:name="additional-data_Copy_1"/>
      <w:bookmarkEnd w:id="4"/>
      <w:r>
        <w:br w:type="page"/>
      </w:r>
    </w:p>
    <w:p>
      <w:pPr>
        <w:pStyle w:val="Heading1"/>
        <w:spacing w:before="0" w:after="0"/>
        <w:rPr>
          <w:lang w:val="en-GB"/>
        </w:rPr>
      </w:pPr>
      <w:bookmarkStart w:id="5" w:name="abstract"/>
      <w:bookmarkEnd w:id="5"/>
      <w:r>
        <w:rPr>
          <w:lang w:val="en-GB"/>
        </w:rPr>
        <w:t>Abstract</w:t>
      </w:r>
    </w:p>
    <w:p>
      <w:pPr>
        <w:pStyle w:val="FirstParagraph"/>
        <w:rPr>
          <w:lang w:val="en-GB"/>
        </w:rPr>
      </w:pPr>
      <w:r>
        <w:rPr>
          <w:lang w:val="en-GB"/>
        </w:rPr>
        <w:t xml:space="preserve">Asymmetric colonisation patterns often arise from large-scale biotic exchanges involving two source areas. </w:t>
      </w:r>
      <w:del w:id="12" w:author="Lucas Buffan" w:date="2026-04-22T09:39:00Z">
        <w:r>
          <w:rPr>
            <w:i/>
            <w:iCs/>
            <w:lang w:val="en-GB"/>
          </w:rPr>
          <w:delText>ca</w:delText>
        </w:r>
      </w:del>
      <w:del w:id="13" w:author="Lucas Buffan" w:date="2026-04-22T09:39:00Z">
        <w:r>
          <w:rPr>
            <w:lang w:val="en-GB"/>
          </w:rPr>
          <w:delText>. 5 million years ago</w:delText>
        </w:r>
      </w:del>
      <w:ins w:id="14" w:author="Lucas Buffan" w:date="2026-04-22T09:39:00Z">
        <w:r>
          <w:rPr>
            <w:lang w:val="en-GB"/>
          </w:rPr>
          <w:t>In the Pliocene</w:t>
        </w:r>
      </w:ins>
      <w:r>
        <w:rPr>
          <w:lang w:val="en-GB"/>
        </w:rPr>
        <w:t xml:space="preserve">, the closure of the </w:t>
      </w:r>
      <w:ins w:id="15" w:author="Lucas Buffan" w:date="2026-04-22T09:40:00Z">
        <w:r>
          <w:rPr>
            <w:lang w:val="en-GB"/>
          </w:rPr>
          <w:t xml:space="preserve">isthmus of </w:t>
        </w:r>
      </w:ins>
      <w:r>
        <w:rPr>
          <w:lang w:val="en-GB"/>
        </w:rPr>
        <w:t>Panama</w:t>
      </w:r>
      <w:ins w:id="16" w:author="Lucas Buffan" w:date="2026-04-22T09:40:00Z">
        <w:r>
          <w:rPr>
            <w:lang w:val="en-GB"/>
          </w:rPr>
          <w:t xml:space="preserve"> </w:t>
        </w:r>
      </w:ins>
      <w:del w:id="17" w:author="Lucas Buffan" w:date="2026-04-22T09:40:00Z">
        <w:r>
          <w:rPr>
            <w:lang w:val="en-GB"/>
          </w:rPr>
          <w:delText xml:space="preserve">nian seaway </w:delText>
        </w:r>
      </w:del>
      <w:r>
        <w:rPr>
          <w:lang w:val="en-GB"/>
        </w:rPr>
        <w:t>facilitated the admixture between North and South American faunas, an event termed Great American Biotic Interchange (GABI). The ecological mechanisms underlying the asymmetry of the GABI, incontestably in favour of North American lineages, remain debated. Here, coupling a mechanistic eco-evolutionary simulator with palaeoclimatic reconstructions, we test fundamental hypotheses relating this biogeographic imbalance to palaeoclimate dynamics. When climate is the only constraint to species’ dispersal, our simulations yield more South-to-North than North-to-South dispersal events, mostly within the tropical biome. Also, our models fail to explain the migrant diversity d</w:t>
      </w:r>
      <w:ins w:id="18" w:author="Phil Holden" w:date="2026-05-07T14:24:00Z">
        <w:r>
          <w:rPr>
            <w:lang w:val="en-GB"/>
          </w:rPr>
          <w:t>i</w:t>
        </w:r>
      </w:ins>
      <w:del w:id="19" w:author="Phil Holden" w:date="2026-05-07T14:24:00Z">
        <w:r>
          <w:rPr>
            <w:lang w:val="en-GB"/>
          </w:rPr>
          <w:delText>e</w:delText>
        </w:r>
      </w:del>
      <w:r>
        <w:rPr>
          <w:lang w:val="en-GB"/>
        </w:rPr>
        <w:t>sequilibrium between the two continents, as well as temperate specialists’ over-representation in the fossil record of successfully-exchanged taxa. Hence, we argue that spatio-temporal palaeoclimate dynamics</w:t>
      </w:r>
      <w:ins w:id="20" w:author="Lucas Buffan" w:date="2026-04-01T10:09:00Z">
        <w:r>
          <w:rPr>
            <w:lang w:val="en-GB"/>
          </w:rPr>
          <w:t xml:space="preserve"> alone</w:t>
        </w:r>
      </w:ins>
      <w:r>
        <w:rPr>
          <w:lang w:val="en-GB"/>
        </w:rPr>
        <w:t xml:space="preserve"> cannot explain the asymmetry of the GABI, suggesting additional factors fashioned this macroecological enigma.</w:t>
      </w:r>
    </w:p>
    <w:p>
      <w:pPr>
        <w:pStyle w:val="Normal"/>
        <w:rPr>
          <w:lang w:val="en-GB"/>
        </w:rPr>
      </w:pPr>
      <w:r>
        <w:rPr>
          <w:lang w:val="en-GB"/>
        </w:rPr>
      </w:r>
      <w:bookmarkStart w:id="6" w:name="abstract_Copy_1"/>
      <w:bookmarkStart w:id="7" w:name="abstract_Copy_1"/>
      <w:bookmarkEnd w:id="7"/>
      <w:r>
        <w:br w:type="page"/>
      </w:r>
    </w:p>
    <w:p>
      <w:pPr>
        <w:pStyle w:val="Heading1"/>
        <w:spacing w:before="0" w:after="0"/>
        <w:rPr>
          <w:lang w:val="en-GB"/>
        </w:rPr>
      </w:pPr>
      <w:bookmarkStart w:id="8" w:name="introduction"/>
      <w:bookmarkEnd w:id="8"/>
      <w:r>
        <w:rPr>
          <w:lang w:val="en-GB"/>
        </w:rPr>
        <w:t>Introduction</w:t>
      </w:r>
    </w:p>
    <w:p>
      <w:pPr>
        <w:pStyle w:val="FirstParagraph"/>
        <w:rPr>
          <w:lang w:val="en-GB"/>
        </w:rPr>
      </w:pPr>
      <w:r>
        <w:rPr>
          <w:lang w:val="en-GB"/>
        </w:rPr>
        <w:t xml:space="preserve">The Great American Biotic Interchange (GABI) refers to the large-scale biotic exchange that occurred between the Americas and intensified after the closure of the isthmus of Panama (Marshall </w:t>
      </w:r>
      <w:r>
        <w:rPr>
          <w:i/>
          <w:iCs/>
          <w:lang w:val="en-GB"/>
        </w:rPr>
        <w:t>et al.</w:t>
      </w:r>
      <w:r>
        <w:rPr>
          <w:lang w:val="en-GB"/>
        </w:rPr>
        <w:t xml:space="preserve"> 1982; Stehli &amp; Webb 1985; Webb 1976). Though the exact timing of the appearance of such a landbridge is not entirely resolved (Bourke </w:t>
      </w:r>
      <w:r>
        <w:rPr>
          <w:i/>
          <w:iCs/>
          <w:lang w:val="en-GB"/>
        </w:rPr>
        <w:t>et al.</w:t>
      </w:r>
      <w:r>
        <w:rPr>
          <w:lang w:val="en-GB"/>
        </w:rPr>
        <w:t xml:space="preserve"> 2025; Jaramillo 2018; Montes </w:t>
      </w:r>
      <w:r>
        <w:rPr>
          <w:i/>
          <w:iCs/>
          <w:lang w:val="en-GB"/>
        </w:rPr>
        <w:t>et al.</w:t>
      </w:r>
      <w:r>
        <w:rPr>
          <w:lang w:val="en-GB"/>
        </w:rPr>
        <w:t xml:space="preserve"> 2015; O’Dea </w:t>
      </w:r>
      <w:r>
        <w:rPr>
          <w:i/>
          <w:iCs/>
          <w:lang w:val="en-GB"/>
        </w:rPr>
        <w:t>et al.</w:t>
      </w:r>
      <w:r>
        <w:rPr>
          <w:lang w:val="en-GB"/>
        </w:rPr>
        <w:t xml:space="preserve"> 2016), palaeontological evidence and molecular phylogenies both agree with a late Miocene onset of (non-volant) biotic exchange between the Americas (Carrillo </w:t>
      </w:r>
      <w:r>
        <w:rPr>
          <w:i/>
          <w:iCs/>
          <w:lang w:val="en-GB"/>
        </w:rPr>
        <w:t>et al.</w:t>
      </w:r>
      <w:r>
        <w:rPr>
          <w:lang w:val="en-GB"/>
        </w:rPr>
        <w:t xml:space="preserve"> 2015; Tedford </w:t>
      </w:r>
      <w:r>
        <w:rPr>
          <w:i/>
          <w:iCs/>
          <w:lang w:val="en-GB"/>
        </w:rPr>
        <w:t>et al.</w:t>
      </w:r>
      <w:r>
        <w:rPr>
          <w:lang w:val="en-GB"/>
        </w:rPr>
        <w:t xml:space="preserve"> 2004; Verzi </w:t>
      </w:r>
      <w:r>
        <w:rPr>
          <w:i/>
          <w:iCs/>
          <w:lang w:val="en-GB"/>
        </w:rPr>
        <w:t>et al.</w:t>
      </w:r>
      <w:r>
        <w:rPr>
          <w:lang w:val="en-GB"/>
        </w:rPr>
        <w:t xml:space="preserve"> 2008), with effective exchange pulses occurring during the Plio-Pleistocene (Bacon </w:t>
      </w:r>
      <w:r>
        <w:rPr>
          <w:i/>
          <w:iCs/>
          <w:lang w:val="en-GB"/>
        </w:rPr>
        <w:t>et al.</w:t>
      </w:r>
      <w:r>
        <w:rPr>
          <w:lang w:val="en-GB"/>
        </w:rPr>
        <w:t xml:space="preserve"> 2015, 2016; Marshall </w:t>
      </w:r>
      <w:r>
        <w:rPr>
          <w:i/>
          <w:iCs/>
          <w:lang w:val="en-GB"/>
        </w:rPr>
        <w:t>et al.</w:t>
      </w:r>
      <w:r>
        <w:rPr>
          <w:lang w:val="en-GB"/>
        </w:rPr>
        <w:t xml:space="preserve"> 1982; Woodburne 2010). Among land mammals, a puzzling feature of the GABI is that it impacted </w:t>
      </w:r>
      <w:ins w:id="21" w:author="Phil Holden" w:date="2026-05-07T14:30:00Z">
        <w:r>
          <w:rPr>
            <w:lang w:val="en-GB"/>
          </w:rPr>
          <w:t xml:space="preserve">the North and South </w:t>
        </w:r>
      </w:ins>
      <w:del w:id="22" w:author="Phil Holden" w:date="2026-05-07T14:30:00Z">
        <w:r>
          <w:rPr>
            <w:lang w:val="en-GB"/>
          </w:rPr>
          <w:delText xml:space="preserve">both </w:delText>
        </w:r>
      </w:del>
      <w:r>
        <w:rPr>
          <w:lang w:val="en-GB"/>
        </w:rPr>
        <w:t>continental faunas very differently</w:t>
      </w:r>
      <w:del w:id="23" w:author="Lucas Buffan" w:date="2026-05-24T13:07:09Z">
        <w:r>
          <w:rPr>
            <w:lang w:val="en-GB"/>
          </w:rPr>
          <w:commentReference w:id="0"/>
        </w:r>
      </w:del>
      <w:r>
        <w:rPr>
          <w:lang w:val="en-GB"/>
        </w:rPr>
        <w:t xml:space="preserve">. </w:t>
      </w:r>
      <w:del w:id="24" w:author="Philip.Holden" w:date="2026-05-24T03:51:00Z">
        <w:r>
          <w:rPr>
            <w:lang w:val="en-GB"/>
          </w:rPr>
          <w:delText>In fact,</w:delText>
        </w:r>
      </w:del>
      <w:ins w:id="25" w:author="Philip.Holden" w:date="2026-05-24T03:51:00Z">
        <w:r>
          <w:rPr>
            <w:lang w:val="en-GB"/>
          </w:rPr>
          <w:t>Although</w:t>
        </w:r>
      </w:ins>
      <w:r>
        <w:rPr>
          <w:lang w:val="en-GB"/>
        </w:rPr>
        <w:t xml:space="preserve"> evidence from the fossil record indicates that the early phases of the GABI were marked by reciprocal land mammal exchanges between the Americas (Marshall </w:t>
      </w:r>
      <w:r>
        <w:rPr>
          <w:i/>
          <w:iCs/>
          <w:lang w:val="en-GB"/>
        </w:rPr>
        <w:t>et al.</w:t>
      </w:r>
      <w:r>
        <w:rPr>
          <w:lang w:val="en-GB"/>
        </w:rPr>
        <w:t xml:space="preserve"> 1982; Webb 1976; Woodburne 2010)</w:t>
      </w:r>
      <w:ins w:id="26" w:author="Philip.Holden" w:date="2026-05-24T03:51:00Z">
        <w:r>
          <w:rPr>
            <w:lang w:val="en-GB"/>
          </w:rPr>
          <w:t>,</w:t>
        </w:r>
      </w:ins>
      <w:del w:id="27" w:author="Philip.Holden" w:date="2026-05-24T03:51:00Z">
        <w:r>
          <w:rPr>
            <w:lang w:val="en-GB"/>
          </w:rPr>
          <w:delText>.</w:delText>
        </w:r>
      </w:del>
      <w:r>
        <w:rPr>
          <w:lang w:val="en-GB"/>
        </w:rPr>
        <w:t xml:space="preserve"> </w:t>
      </w:r>
      <w:del w:id="28" w:author="Philip.Holden" w:date="2026-05-24T03:51:00Z">
        <w:r>
          <w:rPr>
            <w:lang w:val="en-GB"/>
          </w:rPr>
          <w:delText xml:space="preserve">However, </w:delText>
        </w:r>
      </w:del>
      <w:r>
        <w:rPr>
          <w:lang w:val="en-GB"/>
        </w:rPr>
        <w:t>during the Pleistocene, the ability of migrant lineages to maintain and diversify in the newly-colonised continent became greater in South America (Woodburne 2010)</w:t>
      </w:r>
      <w:ins w:id="29" w:author="Philip.Holden" w:date="2026-05-24T03:51:00Z">
        <w:r>
          <w:rPr>
            <w:lang w:val="en-GB"/>
          </w:rPr>
          <w:t>.</w:t>
        </w:r>
      </w:ins>
      <w:del w:id="30" w:author="Philip.Holden" w:date="2026-05-24T03:51:00Z">
        <w:r>
          <w:rPr>
            <w:lang w:val="en-GB"/>
          </w:rPr>
          <w:delText>,</w:delText>
        </w:r>
      </w:del>
      <w:r>
        <w:rPr>
          <w:lang w:val="en-GB"/>
        </w:rPr>
        <w:t xml:space="preserve"> </w:t>
      </w:r>
      <w:del w:id="31" w:author="Philip.Holden" w:date="2026-05-24T03:51:00Z">
        <w:r>
          <w:rPr>
            <w:lang w:val="en-GB"/>
          </w:rPr>
          <w:delText>and m</w:delText>
        </w:r>
      </w:del>
      <w:ins w:id="32" w:author="Philip.Holden" w:date="2026-05-24T03:51:00Z">
        <w:r>
          <w:rPr>
            <w:lang w:val="en-GB"/>
          </w:rPr>
          <w:t>M</w:t>
        </w:r>
      </w:ins>
      <w:r>
        <w:rPr>
          <w:lang w:val="en-GB"/>
        </w:rPr>
        <w:t xml:space="preserve">any native South American lineages concomitantly declined, some of which even going totally extinct (Boscaini </w:t>
      </w:r>
      <w:r>
        <w:rPr>
          <w:i/>
          <w:iCs/>
          <w:lang w:val="en-GB"/>
        </w:rPr>
        <w:t>et al.</w:t>
      </w:r>
      <w:r>
        <w:rPr>
          <w:lang w:val="en-GB"/>
        </w:rPr>
        <w:t xml:space="preserve"> 2025; Carrillo </w:t>
      </w:r>
      <w:r>
        <w:rPr>
          <w:i/>
          <w:iCs/>
          <w:lang w:val="en-GB"/>
        </w:rPr>
        <w:t>et al.</w:t>
      </w:r>
      <w:r>
        <w:rPr>
          <w:lang w:val="en-GB"/>
        </w:rPr>
        <w:t xml:space="preserve"> 2020; Cione </w:t>
      </w:r>
      <w:r>
        <w:rPr>
          <w:i/>
          <w:iCs/>
          <w:lang w:val="en-GB"/>
        </w:rPr>
        <w:t>et al.</w:t>
      </w:r>
      <w:r>
        <w:rPr>
          <w:lang w:val="en-GB"/>
        </w:rPr>
        <w:t xml:space="preserve"> 2015; Croft </w:t>
      </w:r>
      <w:r>
        <w:rPr>
          <w:i/>
          <w:iCs/>
          <w:lang w:val="en-GB"/>
        </w:rPr>
        <w:t>et al.</w:t>
      </w:r>
      <w:r>
        <w:rPr>
          <w:lang w:val="en-GB"/>
        </w:rPr>
        <w:t xml:space="preserve"> 2020; Webb 1991). Hence, this intercontinental faunal exchange was asymmetric.</w:t>
      </w:r>
    </w:p>
    <w:p>
      <w:pPr>
        <w:pStyle w:val="BodyText"/>
        <w:rPr/>
      </w:pPr>
      <w:r>
        <w:rPr>
          <w:lang w:val="en-GB"/>
        </w:rPr>
        <w:t xml:space="preserve">Although this macroecological imbalance is unquestionable, no clear consensus regarding the drivers underlying this asymmetry has </w:t>
      </w:r>
      <w:ins w:id="33" w:author="Philip.Holden" w:date="2026-05-24T03:55:00Z">
        <w:r>
          <w:rPr>
            <w:lang w:val="en-GB"/>
          </w:rPr>
          <w:t xml:space="preserve">yet </w:t>
        </w:r>
      </w:ins>
      <w:r>
        <w:rPr>
          <w:lang w:val="en-GB"/>
        </w:rPr>
        <w:t>been established</w:t>
      </w:r>
      <w:del w:id="34" w:author="Philip.Holden" w:date="2026-05-24T03:55:00Z">
        <w:r>
          <w:rPr>
            <w:lang w:val="en-GB"/>
          </w:rPr>
          <w:delText xml:space="preserve"> yet</w:delText>
        </w:r>
      </w:del>
      <w:r>
        <w:rPr>
          <w:lang w:val="en-GB"/>
        </w:rPr>
        <w:t xml:space="preserve">. On the one hand, biotic interactions </w:t>
      </w:r>
      <w:del w:id="35" w:author="Philip.Holden" w:date="2026-05-24T03:55:00Z">
        <w:r>
          <w:rPr>
            <w:lang w:val="en-GB"/>
          </w:rPr>
          <w:delText xml:space="preserve">involving </w:delText>
        </w:r>
      </w:del>
      <w:ins w:id="36" w:author="Philip.Holden" w:date="2026-05-24T03:55:00Z">
        <w:r>
          <w:rPr>
            <w:lang w:val="en-GB"/>
          </w:rPr>
          <w:t xml:space="preserve">between </w:t>
        </w:r>
      </w:ins>
      <w:r>
        <w:rPr>
          <w:lang w:val="en-GB"/>
        </w:rPr>
        <w:t xml:space="preserve">migrant and native species have often been proposed to explain such an asymmetry. These would include competition (Domingo </w:t>
      </w:r>
      <w:r>
        <w:rPr>
          <w:i/>
          <w:iCs/>
          <w:lang w:val="en-GB"/>
        </w:rPr>
        <w:t>et al.</w:t>
      </w:r>
      <w:r>
        <w:rPr>
          <w:lang w:val="en-GB"/>
        </w:rPr>
        <w:t xml:space="preserve"> 2020; Simpson 1980; Webb 1976) or predation of predator-naive preys (Faurby &amp; Svenning 2016; Fernández-Monescillo </w:t>
      </w:r>
      <w:r>
        <w:rPr>
          <w:i/>
          <w:iCs/>
          <w:lang w:val="en-GB"/>
        </w:rPr>
        <w:t>et al.</w:t>
      </w:r>
      <w:r>
        <w:rPr>
          <w:lang w:val="en-GB"/>
        </w:rPr>
        <w:t xml:space="preserve"> 2025; Marshall &amp; Cifelli 1990; Webb 1976). However, their contribution to the asymmetry of the GABI has been increasingly called into question</w:t>
      </w:r>
      <w:commentRangeStart w:id="1"/>
      <w:r>
        <w:rPr>
          <w:lang w:val="en-GB"/>
        </w:rPr>
        <w:t xml:space="preserve"> (</w:t>
      </w:r>
      <w:r>
        <w:rPr>
          <w:i/>
          <w:iCs/>
          <w:lang w:val="en-GB"/>
        </w:rPr>
        <w:t>e</w:t>
      </w:r>
      <w:r>
        <w:rPr>
          <w:lang w:val="en-GB"/>
        </w:rPr>
        <w:t>.</w:t>
      </w:r>
      <w:r>
        <w:rPr>
          <w:i/>
          <w:iCs/>
          <w:lang w:val="en-GB"/>
        </w:rPr>
        <w:t>g</w:t>
      </w:r>
      <w:r>
        <w:rPr>
          <w:lang w:val="en-GB"/>
        </w:rPr>
        <w:t xml:space="preserve">., Freitas-Oliveira </w:t>
      </w:r>
      <w:r>
        <w:rPr>
          <w:i/>
          <w:iCs/>
          <w:lang w:val="en-GB"/>
        </w:rPr>
        <w:t>et al.</w:t>
      </w:r>
      <w:r>
        <w:rPr>
          <w:lang w:val="en-GB"/>
        </w:rPr>
        <w:t xml:space="preserve"> 2024a; Marsà </w:t>
      </w:r>
      <w:r>
        <w:rPr>
          <w:i/>
          <w:iCs/>
          <w:lang w:val="en-GB"/>
        </w:rPr>
        <w:t>et al.</w:t>
      </w:r>
      <w:r>
        <w:rPr>
          <w:lang w:val="en-GB"/>
        </w:rPr>
        <w:t xml:space="preserve"> 2025; Prevosti </w:t>
      </w:r>
      <w:r>
        <w:rPr>
          <w:i/>
          <w:iCs/>
          <w:lang w:val="en-GB"/>
        </w:rPr>
        <w:t>et al.</w:t>
      </w:r>
      <w:r>
        <w:rPr>
          <w:lang w:val="en-GB"/>
        </w:rPr>
        <w:t xml:space="preserve"> 2013; Tarquini </w:t>
      </w:r>
      <w:r>
        <w:rPr>
          <w:i/>
          <w:iCs/>
          <w:lang w:val="en-GB"/>
        </w:rPr>
        <w:t>et al.</w:t>
      </w:r>
      <w:r>
        <w:rPr>
          <w:lang w:val="en-GB"/>
        </w:rPr>
        <w:t xml:space="preserve"> 2022; Vrba 1992). </w:t>
      </w:r>
      <w:r>
        <w:rPr>
          <w:lang w:val="en-GB"/>
        </w:rPr>
      </w:r>
      <w:commentRangeEnd w:id="1"/>
      <w:r>
        <w:commentReference w:id="1"/>
      </w:r>
      <w:r>
        <w:rPr>
          <w:lang w:val="en-GB"/>
        </w:rPr>
        <w:t xml:space="preserve">On the other hand, several studies also proposed the role of abiotic factors – </w:t>
      </w:r>
      <w:r>
        <w:rPr>
          <w:i/>
          <w:iCs/>
          <w:lang w:val="en-GB"/>
        </w:rPr>
        <w:t>i</w:t>
      </w:r>
      <w:r>
        <w:rPr>
          <w:lang w:val="en-GB"/>
        </w:rPr>
        <w:t>.</w:t>
      </w:r>
      <w:r>
        <w:rPr>
          <w:i/>
          <w:iCs/>
          <w:lang w:val="en-GB"/>
        </w:rPr>
        <w:t>e</w:t>
      </w:r>
      <w:r>
        <w:rPr>
          <w:lang w:val="en-GB"/>
        </w:rPr>
        <w:t xml:space="preserve">., related to species’ physical environment, such as climate </w:t>
      </w:r>
      <w:commentRangeStart w:id="2"/>
      <w:r>
        <w:rPr>
          <w:lang w:val="en-GB"/>
        </w:rPr>
        <w:t>(</w:t>
      </w:r>
      <w:r>
        <w:rPr>
          <w:i/>
          <w:iCs/>
          <w:lang w:val="en-GB"/>
        </w:rPr>
        <w:t>e</w:t>
      </w:r>
      <w:r>
        <w:rPr>
          <w:lang w:val="en-GB"/>
        </w:rPr>
        <w:t>.</w:t>
      </w:r>
      <w:r>
        <w:rPr>
          <w:i/>
          <w:iCs/>
          <w:lang w:val="en-GB"/>
        </w:rPr>
        <w:t>g</w:t>
      </w:r>
      <w:r>
        <w:rPr>
          <w:lang w:val="en-GB"/>
        </w:rPr>
        <w:t xml:space="preserve">., Bacon </w:t>
      </w:r>
      <w:r>
        <w:rPr>
          <w:i/>
          <w:iCs/>
          <w:lang w:val="en-GB"/>
        </w:rPr>
        <w:t>et al.</w:t>
      </w:r>
      <w:r>
        <w:rPr>
          <w:lang w:val="en-GB"/>
        </w:rPr>
        <w:t xml:space="preserve"> 2016; Freitas-Oliveira </w:t>
      </w:r>
      <w:r>
        <w:rPr>
          <w:i/>
          <w:iCs/>
          <w:lang w:val="en-GB"/>
        </w:rPr>
        <w:t>et al.</w:t>
      </w:r>
      <w:r>
        <w:rPr>
          <w:lang w:val="en-GB"/>
        </w:rPr>
        <w:t xml:space="preserve"> 2024b; 2025; Marshall &amp; Cifelli 1990; Vrba 1992; Webb 1991). </w:t>
      </w:r>
      <w:r>
        <w:rPr>
          <w:lang w:val="en-GB"/>
        </w:rPr>
      </w:r>
      <w:commentRangeEnd w:id="2"/>
      <w:r>
        <w:commentReference w:id="2"/>
      </w:r>
      <w:r>
        <w:rPr>
          <w:lang w:val="en-GB"/>
        </w:rPr>
        <w:t>The prevailing views consist of relating pulses of transcontinental mammal exchanges with Pleistocene climatic oscillations, promoting the transition from tropical rainforest to savannah-like environments in Central America as climate cooled down (</w:t>
      </w:r>
      <w:hyperlink w:anchor="fig-hypotheses">
        <w:r>
          <w:rPr>
            <w:rStyle w:val="Hyperlink"/>
            <w:lang w:val="en-GB"/>
          </w:rPr>
          <w:t>Figure 1</w:t>
        </w:r>
      </w:hyperlink>
      <w:r>
        <w:rPr>
          <w:lang w:val="en-GB"/>
        </w:rPr>
        <w:t xml:space="preserve">). </w:t>
      </w:r>
      <w:del w:id="37" w:author="Philip.Holden" w:date="2026-05-24T04:03:00Z">
        <w:r>
          <w:rPr>
            <w:lang w:val="en-GB"/>
          </w:rPr>
          <w:delText>Motivated by</w:delText>
        </w:r>
      </w:del>
      <w:ins w:id="38" w:author="Philip.Holden" w:date="2026-05-24T04:03:00Z">
        <w:r>
          <w:rPr>
            <w:lang w:val="en-GB"/>
          </w:rPr>
          <w:t>Based on consideration o</w:t>
        </w:r>
      </w:ins>
      <w:r>
        <w:rPr>
          <w:lang w:val="en-GB"/>
        </w:rPr>
        <w:t xml:space="preserve"> the migrant fossil record across both sides of the isthmus of Panama, Webb (1991) proposed that this climate-driven landscape opening would have facilitated the dispersal of open-adapted taxa. As those were assumed to be more numerous in North than in South America – the former continent offering more high-latitude temperate-to-cold environments than the latter –</w:t>
      </w:r>
      <w:del w:id="39" w:author="Phil Holden" w:date="2026-05-07T14:39:00Z">
        <w:r>
          <w:rPr>
            <w:lang w:val="en-GB"/>
          </w:rPr>
          <w:delText>,</w:delText>
        </w:r>
      </w:del>
      <w:r>
        <w:rPr>
          <w:lang w:val="en-GB"/>
        </w:rPr>
        <w:t xml:space="preserve"> a larger number of North American taxa would be predicted to disperse to the South than the other way around (</w:t>
      </w:r>
      <w:hyperlink w:anchor="fig-hypotheses">
        <w:r>
          <w:rPr>
            <w:rStyle w:val="Hyperlink"/>
            <w:lang w:val="en-GB"/>
          </w:rPr>
          <w:t>Figure 1</w:t>
        </w:r>
      </w:hyperlink>
      <w:r>
        <w:rPr>
          <w:lang w:val="en-GB"/>
        </w:rPr>
        <w:t xml:space="preserve"> A). The resulting exchanges would have been periodically interrupted</w:t>
      </w:r>
      <w:ins w:id="40" w:author="Philip.Holden" w:date="2026-05-24T04:17:00Z">
        <w:r>
          <w:rPr>
            <w:lang w:val="en-GB"/>
          </w:rPr>
          <w:t xml:space="preserve"> by intervals of cooling withing the overall warming trend</w:t>
        </w:r>
      </w:ins>
      <w:del w:id="41" w:author="Philip.Holden" w:date="2026-05-24T04:17:00Z">
        <w:r>
          <w:rPr>
            <w:lang w:val="en-GB"/>
          </w:rPr>
          <w:delText xml:space="preserve"> as climate warmed up</w:delText>
        </w:r>
      </w:del>
      <w:r>
        <w:rPr>
          <w:lang w:val="en-GB"/>
        </w:rPr>
        <w:t>, promoting the reverse transition to rainforest in the isthmian region, with rainforests acting as a barrier for species dispersal (tropical ‘holding pen’ hypothesis) (Woodburne 2010). In addition, Vrba (1992) proposed the contraction of tropical habitats towards the equator promoted by the aforementioned periodical climatic cooling to have mechanically attracted taxa suited to tropical environments southwards (</w:t>
      </w:r>
      <w:hyperlink w:anchor="fig-hypotheses">
        <w:r>
          <w:rPr>
            <w:rStyle w:val="Hyperlink"/>
            <w:lang w:val="en-GB"/>
          </w:rPr>
          <w:t>Figure 1</w:t>
        </w:r>
      </w:hyperlink>
      <w:r>
        <w:rPr>
          <w:lang w:val="en-GB"/>
        </w:rPr>
        <w:t xml:space="preserve"> B). However, studies supporting these views have only been descriptive, tackling the issue from a pattern-oriented perspective driven by fossil data but, to our knowledge, never from a process-oriented perspective.</w:t>
      </w:r>
    </w:p>
    <w:p>
      <w:pPr>
        <w:pStyle w:val="BodyText"/>
        <w:rPr>
          <w:lang w:val="en-GB"/>
        </w:rPr>
      </w:pPr>
      <w:r>
        <w:rPr>
          <w:lang w:val="en-GB"/>
        </w:rPr>
        <w:t xml:space="preserve">Recent improvements in process-explicit modelling have marked a turning point in the study of biodiversity (Pilowsky </w:t>
      </w:r>
      <w:r>
        <w:rPr>
          <w:i/>
          <w:iCs/>
          <w:lang w:val="en-GB"/>
        </w:rPr>
        <w:t>et al.</w:t>
      </w:r>
      <w:r>
        <w:rPr>
          <w:lang w:val="en-GB"/>
        </w:rPr>
        <w:t xml:space="preserve"> 2022). By combining a landscape including palaeoenvironmental variables and a set of eco-evolutionary rules according to which virtual species are simulated, mechanistic eco-evolutionary models offer the unique opportunity to causally explore how biodiversity patterns arise and are maintained through evolutionary times (Hagen 2023). Recently, this class of models has provided unprecedented insights into the underlying forces behind widely-recognised biodiversity patterns, such as the latitudinal biodiversity gradient (Hagen </w:t>
      </w:r>
      <w:r>
        <w:rPr>
          <w:i/>
          <w:iCs/>
          <w:lang w:val="en-GB"/>
        </w:rPr>
        <w:t>et al.</w:t>
      </w:r>
      <w:r>
        <w:rPr>
          <w:lang w:val="en-GB"/>
        </w:rPr>
        <w:t xml:space="preserve"> 2021a; Lorcery </w:t>
      </w:r>
      <w:r>
        <w:rPr>
          <w:i/>
          <w:iCs/>
          <w:lang w:val="en-GB"/>
        </w:rPr>
        <w:t>et al.</w:t>
      </w:r>
      <w:r>
        <w:rPr>
          <w:lang w:val="en-GB"/>
        </w:rPr>
        <w:t xml:space="preserve"> 2025), the diversity d</w:t>
      </w:r>
      <w:ins w:id="42" w:author="Philip.Holden" w:date="2026-05-24T04:20:00Z">
        <w:r>
          <w:rPr>
            <w:lang w:val="en-GB"/>
          </w:rPr>
          <w:t>i</w:t>
        </w:r>
      </w:ins>
      <w:del w:id="43" w:author="Philip.Holden" w:date="2026-05-24T04:20:00Z">
        <w:r>
          <w:rPr>
            <w:lang w:val="en-GB"/>
          </w:rPr>
          <w:delText>e</w:delText>
        </w:r>
      </w:del>
      <w:r>
        <w:rPr>
          <w:lang w:val="en-GB"/>
        </w:rPr>
        <w:t xml:space="preserve">sequilibrium between tropical rainforests across the globe (Hagen </w:t>
      </w:r>
      <w:r>
        <w:rPr>
          <w:i/>
          <w:iCs/>
          <w:lang w:val="en-GB"/>
        </w:rPr>
        <w:t>et al.</w:t>
      </w:r>
      <w:r>
        <w:rPr>
          <w:lang w:val="en-GB"/>
        </w:rPr>
        <w:t xml:space="preserve"> 2021b), the build-up of the unique biodiversity along the Wallace line (Skeels </w:t>
      </w:r>
      <w:r>
        <w:rPr>
          <w:i/>
          <w:iCs/>
          <w:lang w:val="en-GB"/>
        </w:rPr>
        <w:t>et al.</w:t>
      </w:r>
      <w:r>
        <w:rPr>
          <w:lang w:val="en-GB"/>
        </w:rPr>
        <w:t xml:space="preserve"> 2023b) and many others (</w:t>
      </w:r>
      <w:r>
        <w:rPr>
          <w:i/>
          <w:iCs/>
          <w:lang w:val="en-GB"/>
        </w:rPr>
        <w:t>e</w:t>
      </w:r>
      <w:r>
        <w:rPr>
          <w:lang w:val="en-GB"/>
        </w:rPr>
        <w:t>.</w:t>
      </w:r>
      <w:r>
        <w:rPr>
          <w:i/>
          <w:iCs/>
          <w:lang w:val="en-GB"/>
        </w:rPr>
        <w:t>g</w:t>
      </w:r>
      <w:r>
        <w:rPr>
          <w:lang w:val="en-GB"/>
        </w:rPr>
        <w:t xml:space="preserve">., Boschman </w:t>
      </w:r>
      <w:r>
        <w:rPr>
          <w:i/>
          <w:iCs/>
          <w:lang w:val="en-GB"/>
        </w:rPr>
        <w:t>et al.</w:t>
      </w:r>
      <w:r>
        <w:rPr>
          <w:lang w:val="en-GB"/>
        </w:rPr>
        <w:t xml:space="preserve"> 2023; Skeels </w:t>
      </w:r>
      <w:r>
        <w:rPr>
          <w:i/>
          <w:iCs/>
          <w:lang w:val="en-GB"/>
        </w:rPr>
        <w:t>et al.</w:t>
      </w:r>
      <w:r>
        <w:rPr>
          <w:lang w:val="en-GB"/>
        </w:rPr>
        <w:t xml:space="preserve"> 2023a).</w:t>
      </w:r>
    </w:p>
    <w:p>
      <w:pPr>
        <w:pStyle w:val="BodyText"/>
        <w:rPr/>
      </w:pPr>
      <w:r>
        <w:rPr>
          <w:lang w:val="en-GB"/>
        </w:rPr>
        <w:t>Here, we test Webb and Vrba’s hypotheses on the role of palaeoclimate dynamics in the asymmetry of the GABI (</w:t>
      </w:r>
      <w:hyperlink w:anchor="fig-hypotheses">
        <w:r>
          <w:rPr>
            <w:rStyle w:val="Hyperlink"/>
            <w:lang w:val="en-GB"/>
          </w:rPr>
          <w:t>Figure 1</w:t>
        </w:r>
      </w:hyperlink>
      <w:r>
        <w:rPr>
          <w:lang w:val="en-GB"/>
        </w:rPr>
        <w:t xml:space="preserve">) using a spatially-explicit mechanistic biodiversity simulator coupled with palaeoclimate reconstructions across the last 5 million years. Our simulations tracked the diversification of a clade originating either in North or South America. The ability of a virtual species to </w:t>
      </w:r>
      <w:del w:id="44" w:author="Philip.Holden" w:date="2026-05-24T04:21:00Z">
        <w:r>
          <w:rPr>
            <w:lang w:val="en-GB"/>
          </w:rPr>
          <w:delText xml:space="preserve">maintain </w:delText>
        </w:r>
      </w:del>
      <w:ins w:id="45" w:author="Philip.Holden" w:date="2026-05-24T04:21:00Z">
        <w:r>
          <w:rPr>
            <w:lang w:val="en-GB"/>
          </w:rPr>
          <w:t xml:space="preserve">survive </w:t>
        </w:r>
      </w:ins>
      <w:r>
        <w:rPr>
          <w:lang w:val="en-GB"/>
        </w:rPr>
        <w:t xml:space="preserve">at a given place was only mediated by climatic factors. We hypothesise that (i) simulations starting from a North American ancestor would be more successful at reaching the other continent than the other way around, (ii) successful simulations starting from a North American ancestor would result in a more diverse and spatially spread radiation in the newly-colonised continent, and (iii) </w:t>
      </w:r>
      <w:del w:id="46" w:author="Lucas Buffan" w:date="2026-04-01T11:10:00Z">
        <w:commentRangeStart w:id="3"/>
        <w:r>
          <w:rPr>
            <w:lang w:val="en-GB"/>
          </w:rPr>
          <w:delText>successful interchange would be more frequently achieved among biome generalists, extratropical specialists rather than tropical specialists.</w:delText>
        </w:r>
      </w:del>
      <w:ins w:id="47" w:author="Lucas Buffan" w:date="2026-04-01T11:10:00Z">
        <w:r>
          <w:rPr>
            <w:lang w:val="en-GB"/>
          </w:rPr>
          <w:t>niche evolvability and initial biome would significantly impact exchange frequencies, with higher values obtained for adaptive-niche simulations, or fixed-niche simulations with temperate or arid rather than tropical affinity.</w:t>
        </w:r>
      </w:ins>
      <w:commentRangeEnd w:id="3"/>
      <w:r>
        <w:commentReference w:id="3"/>
      </w:r>
      <w:r>
        <w:rPr>
          <w:lang w:val="en-GB"/>
        </w:rPr>
      </w:r>
    </w:p>
    <w:p>
      <w:pPr>
        <w:pStyle w:val="Normal"/>
        <w:rPr>
          <w:lang w:val="en-GB"/>
        </w:rPr>
      </w:pPr>
      <w:r>
        <w:rPr>
          <w:lang w:val="en-GB"/>
        </w:rPr>
      </w:r>
      <w:bookmarkStart w:id="9" w:name="introduction_Copy_1"/>
      <w:bookmarkStart w:id="10" w:name="introduction_Copy_1"/>
      <w:bookmarkEnd w:id="10"/>
      <w:r>
        <w:br w:type="page"/>
      </w:r>
    </w:p>
    <w:p>
      <w:pPr>
        <w:pStyle w:val="Heading1"/>
        <w:spacing w:before="0" w:after="0"/>
        <w:rPr>
          <w:lang w:val="en-GB"/>
        </w:rPr>
      </w:pPr>
      <w:bookmarkStart w:id="11" w:name="material-and-methods"/>
      <w:bookmarkEnd w:id="11"/>
      <w:r>
        <w:rPr>
          <w:lang w:val="en-GB"/>
        </w:rPr>
        <w:t>Material and Methods</w:t>
      </w:r>
    </w:p>
    <w:p>
      <w:pPr>
        <w:pStyle w:val="FirstParagraph"/>
        <w:rPr>
          <w:lang w:val="en-GB"/>
        </w:rPr>
      </w:pPr>
      <w:r>
        <w:rPr>
          <w:lang w:val="en-GB"/>
        </w:rPr>
        <w:t>Beforehand, it has to be noticed that, across the entire study, “North America” actually refers to the current North and Central American continents. The delimitation between North and South America was arbitrarily set as a straight line connecting two points located along the eastern and western coasts of present Panama (</w:t>
      </w:r>
      <w:r>
        <w:rPr/>
      </w:r>
      <m:oMath xmlns:m="http://schemas.openxmlformats.org/officeDocument/2006/math">
        <m:r>
          <w:rPr>
            <w:rFonts w:ascii="Cambria Math" w:hAnsi="Cambria Math"/>
          </w:rPr>
          <m:t xml:space="preserve">82.882</m:t>
        </m:r>
        <m:r>
          <w:rPr>
            <w:rFonts w:ascii="Cambria Math" w:hAnsi="Cambria Math"/>
          </w:rPr>
          <m:t xml:space="preserve">°</m:t>
        </m:r>
      </m:oMath>
      <w:r>
        <w:rPr>
          <w:lang w:val="en-GB"/>
        </w:rPr>
        <w:t xml:space="preserve"> W, </w:t>
      </w:r>
      <w:r>
        <w:rPr/>
      </w:r>
      <m:oMath xmlns:m="http://schemas.openxmlformats.org/officeDocument/2006/math">
        <m:r>
          <w:rPr>
            <w:rFonts w:ascii="Cambria Math" w:hAnsi="Cambria Math"/>
          </w:rPr>
          <m:t xml:space="preserve">7.138</m:t>
        </m:r>
        <m:r>
          <w:rPr>
            <w:rFonts w:ascii="Cambria Math" w:hAnsi="Cambria Math"/>
          </w:rPr>
          <m:t xml:space="preserve">°</m:t>
        </m:r>
      </m:oMath>
      <w:r>
        <w:rPr>
          <w:lang w:val="en-GB"/>
        </w:rPr>
        <w:t xml:space="preserve"> N and </w:t>
      </w:r>
      <w:r>
        <w:rPr/>
      </w:r>
      <m:oMath xmlns:m="http://schemas.openxmlformats.org/officeDocument/2006/math">
        <m:r>
          <w:rPr>
            <w:rFonts w:ascii="Cambria Math" w:hAnsi="Cambria Math"/>
          </w:rPr>
          <m:t xml:space="preserve">81.369</m:t>
        </m:r>
        <m:r>
          <w:rPr>
            <w:rFonts w:ascii="Cambria Math" w:hAnsi="Cambria Math"/>
          </w:rPr>
          <m:t xml:space="preserve">°</m:t>
        </m:r>
      </m:oMath>
      <w:r>
        <w:rPr>
          <w:lang w:val="en-GB"/>
        </w:rPr>
        <w:t xml:space="preserve"> W and </w:t>
      </w:r>
      <w:r>
        <w:rPr/>
      </w:r>
      <m:oMath xmlns:m="http://schemas.openxmlformats.org/officeDocument/2006/math">
        <m:r>
          <w:rPr>
            <w:rFonts w:ascii="Cambria Math" w:hAnsi="Cambria Math"/>
          </w:rPr>
          <m:t xml:space="preserve">9.008</m:t>
        </m:r>
        <m:r>
          <w:rPr>
            <w:rFonts w:ascii="Cambria Math" w:hAnsi="Cambria Math"/>
          </w:rPr>
          <m:t xml:space="preserve">°</m:t>
        </m:r>
      </m:oMath>
      <w:r>
        <w:rPr>
          <w:lang w:val="en-GB"/>
        </w:rPr>
        <w:t xml:space="preserve"> N) (see Figure S1).</w:t>
      </w:r>
    </w:p>
    <w:p>
      <w:pPr>
        <w:pStyle w:val="Heading2"/>
        <w:rPr>
          <w:lang w:val="en-GB"/>
        </w:rPr>
      </w:pPr>
      <w:bookmarkStart w:id="12" w:name="palaeoclimate-data"/>
      <w:r>
        <w:rPr>
          <w:lang w:val="en-GB"/>
        </w:rPr>
        <w:t>Palaeoclimate data</w:t>
      </w:r>
    </w:p>
    <w:p>
      <w:pPr>
        <w:pStyle w:val="FirstParagraph"/>
        <w:rPr>
          <w:lang w:val="en-GB"/>
        </w:rPr>
      </w:pPr>
      <w:r>
        <w:rPr>
          <w:lang w:val="en-GB"/>
        </w:rPr>
        <w:t xml:space="preserve">We used the spatio-temporal terrestrial palaeoclimate series </w:t>
      </w:r>
      <w:ins w:id="48" w:author="Philip.Holden" w:date="2026-05-24T04:27:00Z">
        <w:r>
          <w:rPr>
            <w:lang w:val="en-GB"/>
          </w:rPr>
          <w:t>of</w:t>
        </w:r>
      </w:ins>
      <w:del w:id="49" w:author="Philip.Holden" w:date="2026-05-24T04:27:00Z">
        <w:r>
          <w:rPr>
            <w:lang w:val="en-GB"/>
          </w:rPr>
          <w:delText>from</w:delText>
        </w:r>
      </w:del>
      <w:r>
        <w:rPr>
          <w:lang w:val="en-GB"/>
        </w:rPr>
        <w:t xml:space="preserve"> the PALEO-PGEM </w:t>
      </w:r>
      <w:ins w:id="50" w:author="Philip.Holden" w:date="2026-05-19T18:00:00Z">
        <w:r>
          <w:rPr>
            <w:lang w:val="en-GB"/>
          </w:rPr>
          <w:t xml:space="preserve">emulator (Holden </w:t>
        </w:r>
      </w:ins>
      <w:ins w:id="51" w:author="Philip.Holden" w:date="2026-05-19T18:00:00Z">
        <w:r>
          <w:rPr>
            <w:i/>
            <w:iCs/>
            <w:lang w:val="en-GB"/>
          </w:rPr>
          <w:t>et al.</w:t>
        </w:r>
      </w:ins>
      <w:ins w:id="52" w:author="Philip.Holden" w:date="2026-05-19T18:00:00Z">
        <w:r>
          <w:rPr>
            <w:lang w:val="en-GB"/>
          </w:rPr>
          <w:t xml:space="preserve"> 2019) of </w:t>
        </w:r>
      </w:ins>
      <w:ins w:id="53" w:author="Philip.Holden" w:date="2026-05-24T04:27:00Z">
        <w:r>
          <w:rPr>
            <w:lang w:val="en-GB"/>
          </w:rPr>
          <w:t xml:space="preserve">the PLASIM-GENIE </w:t>
        </w:r>
      </w:ins>
      <w:r>
        <w:rPr>
          <w:lang w:val="en-GB"/>
        </w:rPr>
        <w:t xml:space="preserve">atmosphere-ocean general circulation model (Holden </w:t>
      </w:r>
      <w:r>
        <w:rPr>
          <w:i/>
          <w:iCs/>
          <w:lang w:val="en-GB"/>
        </w:rPr>
        <w:t>et al.</w:t>
      </w:r>
      <w:r>
        <w:rPr>
          <w:lang w:val="en-GB"/>
        </w:rPr>
        <w:t xml:space="preserve"> 201</w:t>
      </w:r>
      <w:ins w:id="54" w:author="Philip.Holden" w:date="2026-05-19T18:00:00Z">
        <w:r>
          <w:rPr>
            <w:lang w:val="en-GB"/>
          </w:rPr>
          <w:t>6</w:t>
        </w:r>
      </w:ins>
      <w:del w:id="55" w:author="Philip.Holden" w:date="2026-05-19T18:00:00Z">
        <w:r>
          <w:rPr>
            <w:lang w:val="en-GB"/>
          </w:rPr>
          <w:delText>9</w:delText>
        </w:r>
      </w:del>
      <w:r>
        <w:rPr>
          <w:lang w:val="en-GB"/>
        </w:rPr>
        <w:t>)</w:t>
      </w:r>
      <w:ins w:id="56" w:author="Philip.Holden" w:date="2026-05-24T04:28:00Z">
        <w:r>
          <w:rPr>
            <w:lang w:val="en-GB"/>
          </w:rPr>
          <w:t>. This reconstruction</w:t>
        </w:r>
      </w:ins>
      <w:del w:id="57" w:author="Philip.Holden" w:date="2026-05-24T04:28:00Z">
        <w:r>
          <w:rPr>
            <w:lang w:val="en-GB"/>
          </w:rPr>
          <w:delText>,</w:delText>
        </w:r>
      </w:del>
      <w:r>
        <w:rPr>
          <w:lang w:val="en-GB"/>
        </w:rPr>
        <w:t xml:space="preserve"> cover</w:t>
      </w:r>
      <w:ins w:id="58" w:author="Philip.Holden" w:date="2026-05-24T04:28:00Z">
        <w:r>
          <w:rPr>
            <w:lang w:val="en-GB"/>
          </w:rPr>
          <w:t>s</w:t>
        </w:r>
      </w:ins>
      <w:del w:id="59" w:author="Philip.Holden" w:date="2026-05-24T04:28:00Z">
        <w:r>
          <w:rPr>
            <w:lang w:val="en-GB"/>
          </w:rPr>
          <w:delText>ing</w:delText>
        </w:r>
      </w:del>
      <w:r>
        <w:rPr>
          <w:lang w:val="en-GB"/>
        </w:rPr>
        <w:t xml:space="preserve"> the last 5 Million years (My) </w:t>
      </w:r>
      <w:del w:id="60" w:author="Philip.Holden" w:date="2026-05-24T04:27:00Z">
        <w:r>
          <w:rPr>
            <w:lang w:val="en-GB"/>
          </w:rPr>
          <w:delText xml:space="preserve">with </w:delText>
        </w:r>
      </w:del>
      <w:ins w:id="61" w:author="Philip.Holden" w:date="2026-05-24T04:27:00Z">
        <w:r>
          <w:rPr>
            <w:lang w:val="en-GB"/>
          </w:rPr>
          <w:t xml:space="preserve">downscaled to </w:t>
        </w:r>
      </w:ins>
      <w:r>
        <w:rPr>
          <w:lang w:val="en-GB"/>
        </w:rPr>
        <w:t xml:space="preserve">a 1 </w:t>
      </w:r>
      <w:r>
        <w:rPr/>
      </w:r>
      <m:oMath xmlns:m="http://schemas.openxmlformats.org/officeDocument/2006/math">
        <m:r>
          <w:rPr>
            <w:rFonts w:ascii="Cambria Math" w:hAnsi="Cambria Math"/>
          </w:rPr>
          <m:t xml:space="preserve">×</m:t>
        </m:r>
      </m:oMath>
      <w:r>
        <w:rPr>
          <w:lang w:val="en-GB"/>
        </w:rPr>
        <w:t xml:space="preserve"> 1 ° spatial resolution (Barreto </w:t>
      </w:r>
      <w:r>
        <w:rPr>
          <w:i/>
          <w:iCs/>
          <w:lang w:val="en-GB"/>
        </w:rPr>
        <w:t>et al.</w:t>
      </w:r>
      <w:r>
        <w:rPr>
          <w:lang w:val="en-GB"/>
        </w:rPr>
        <w:t xml:space="preserve"> 2023). For the scope of this work, we used two bioclimatic variables: mean annual temperature (MAT, BIO1) and mean annual precipitation (MAP, BIO12). To avoid</w:t>
      </w:r>
      <w:del w:id="62" w:author="Philip.Holden" w:date="2026-05-24T04:29:00Z">
        <w:r>
          <w:rPr>
            <w:lang w:val="en-GB"/>
          </w:rPr>
          <w:delText xml:space="preserve"> reaching</w:delText>
        </w:r>
      </w:del>
      <w:r>
        <w:rPr>
          <w:lang w:val="en-GB"/>
        </w:rPr>
        <w:t xml:space="preserve"> an </w:t>
      </w:r>
      <w:del w:id="63" w:author="Philip.Holden" w:date="2026-05-19T18:01:00Z">
        <w:r>
          <w:rPr>
            <w:lang w:val="en-GB"/>
          </w:rPr>
          <w:delText>overkillingly</w:delText>
        </w:r>
      </w:del>
      <w:ins w:id="64" w:author="Philip.Holden" w:date="2026-05-19T18:01:00Z">
        <w:r>
          <w:rPr>
            <w:lang w:val="en-GB"/>
          </w:rPr>
          <w:t xml:space="preserve">intractably </w:t>
        </w:r>
      </w:ins>
      <w:del w:id="65" w:author="Philip.Holden" w:date="2026-05-19T18:01:00Z">
        <w:r>
          <w:rPr>
            <w:lang w:val="en-GB"/>
          </w:rPr>
          <w:delText>-</w:delText>
        </w:r>
      </w:del>
      <w:r>
        <w:rPr>
          <w:lang w:val="en-GB"/>
        </w:rPr>
        <w:t xml:space="preserve">high number of simulation </w:t>
      </w:r>
      <w:ins w:id="66" w:author="Philip.Holden" w:date="2026-05-19T18:01:00Z">
        <w:r>
          <w:rPr>
            <w:lang w:val="en-GB"/>
          </w:rPr>
          <w:t xml:space="preserve">time </w:t>
        </w:r>
      </w:ins>
      <w:r>
        <w:rPr>
          <w:lang w:val="en-GB"/>
        </w:rPr>
        <w:t xml:space="preserve">steps, we </w:t>
      </w:r>
      <w:commentRangeStart w:id="4"/>
      <w:r>
        <w:rPr>
          <w:lang w:val="en-GB"/>
        </w:rPr>
        <w:t>reduced the temporal resolution of the climate simulations from a 1000-years to a 10,000-years</w:t>
      </w:r>
      <w:r>
        <w:rPr>
          <w:lang w:val="en-GB"/>
        </w:rPr>
      </w:r>
      <w:commentRangeEnd w:id="4"/>
      <w:r>
        <w:commentReference w:id="4"/>
      </w:r>
      <w:r>
        <w:rPr>
          <w:lang w:val="en-GB"/>
        </w:rPr>
        <w:t xml:space="preserve"> </w:t>
      </w:r>
      <w:del w:id="67" w:author="Philip.Holden" w:date="2026-05-19T18:01:00Z">
        <w:r>
          <w:rPr>
            <w:lang w:val="en-GB"/>
          </w:rPr>
          <w:delText>time step</w:delText>
        </w:r>
      </w:del>
      <w:r>
        <w:rPr>
          <w:lang w:val="en-GB"/>
        </w:rPr>
        <w:t>.</w:t>
      </w:r>
      <w:ins w:id="68" w:author="Lucas Buffan" w:date="2026-04-02T09:47:00Z">
        <w:r>
          <w:rPr>
            <w:lang w:val="en-GB"/>
          </w:rPr>
          <w:t xml:space="preserve"> This procedure did not</w:t>
        </w:r>
      </w:ins>
      <w:ins w:id="69" w:author="Lucas Buffan" w:date="2026-04-02T09:50:00Z">
        <w:r>
          <w:rPr>
            <w:lang w:val="en-GB"/>
          </w:rPr>
          <w:t xml:space="preserve"> alter the overall climatic trends. In particular, Pleistocene climatic oscillations clearly remained after downscaling (</w:t>
        </w:r>
      </w:ins>
      <w:ins w:id="70" w:author="Lucas Buffan" w:date="2026-04-02T09:50:00Z">
        <w:commentRangeStart w:id="5"/>
        <w:r>
          <w:rPr>
            <w:lang w:val="en-GB"/>
          </w:rPr>
          <w:t>Figure S12).</w:t>
        </w:r>
      </w:ins>
      <w:commentRangeEnd w:id="5"/>
      <w:r>
        <w:commentReference w:id="5"/>
      </w:r>
      <w:r>
        <w:rPr>
          <w:lang w:val="en-GB"/>
        </w:rPr>
      </w:r>
    </w:p>
    <w:p>
      <w:pPr>
        <w:pStyle w:val="BodyText"/>
        <w:rPr>
          <w:lang w:val="en-GB"/>
        </w:rPr>
      </w:pPr>
      <w:del w:id="71" w:author="Philip.Holden" w:date="2026-05-19T18:34:00Z">
        <w:r>
          <w:rPr>
            <w:lang w:val="en-GB"/>
          </w:rPr>
          <w:delText>Additionally, i</w:delText>
        </w:r>
      </w:del>
      <w:ins w:id="72" w:author="Philip.Holden" w:date="2026-05-19T18:34:00Z">
        <w:r>
          <w:rPr>
            <w:lang w:val="en-GB"/>
          </w:rPr>
          <w:t>I</w:t>
        </w:r>
      </w:ins>
      <w:r>
        <w:rPr>
          <w:lang w:val="en-GB"/>
        </w:rPr>
        <w:t xml:space="preserve">n order to discriminate simulations based on the biome where the initial species originates, we </w:t>
      </w:r>
      <w:del w:id="73" w:author="Philip.Holden" w:date="2026-05-19T18:34:00Z">
        <w:r>
          <w:rPr>
            <w:lang w:val="en-GB"/>
          </w:rPr>
          <w:delText>re</w:delText>
        </w:r>
      </w:del>
      <w:r>
        <w:rPr>
          <w:lang w:val="en-GB"/>
        </w:rPr>
        <w:t xml:space="preserve">classified monthly palaeoclimate layers for </w:t>
      </w:r>
      <w:ins w:id="74" w:author="Philip.Holden" w:date="2026-05-19T18:34:00Z">
        <w:r>
          <w:rPr>
            <w:lang w:val="en-GB"/>
          </w:rPr>
          <w:t>the</w:t>
        </w:r>
      </w:ins>
      <w:del w:id="75" w:author="Philip.Holden" w:date="2026-05-19T18:34:00Z">
        <w:r>
          <w:rPr>
            <w:lang w:val="en-GB"/>
          </w:rPr>
          <w:delText>our</w:delText>
        </w:r>
      </w:del>
      <w:r>
        <w:rPr>
          <w:lang w:val="en-GB"/>
        </w:rPr>
        <w:t xml:space="preserve"> starting time (</w:t>
      </w:r>
      <w:r>
        <w:rPr/>
      </w:r>
      <m:oMath xmlns:m="http://schemas.openxmlformats.org/officeDocument/2006/math">
        <m:r>
          <w:rPr>
            <w:rFonts w:ascii="Cambria Math" w:hAnsi="Cambria Math"/>
          </w:rPr>
          <m:t xml:space="preserve">t</m:t>
        </m:r>
        <m:r>
          <w:rPr>
            <w:rFonts w:ascii="Cambria Math" w:hAnsi="Cambria Math"/>
          </w:rPr>
          <m:t xml:space="preserve">=</m:t>
        </m:r>
        <m:r>
          <w:rPr>
            <w:rFonts w:ascii="Cambria Math" w:hAnsi="Cambria Math"/>
          </w:rPr>
          <m:t xml:space="preserve">5</m:t>
        </m:r>
      </m:oMath>
      <w:r>
        <w:rPr>
          <w:lang w:val="en-GB"/>
        </w:rPr>
        <w:t xml:space="preserve"> My ago) according to Köppen-Geiger broad climate types (Beck </w:t>
      </w:r>
      <w:r>
        <w:rPr>
          <w:i/>
          <w:iCs/>
          <w:lang w:val="en-GB"/>
        </w:rPr>
        <w:t>et al.</w:t>
      </w:r>
      <w:r>
        <w:rPr>
          <w:lang w:val="en-GB"/>
        </w:rPr>
        <w:t xml:space="preserve"> 2018; Galván </w:t>
      </w:r>
      <w:r>
        <w:rPr>
          <w:i/>
          <w:iCs/>
          <w:lang w:val="en-GB"/>
        </w:rPr>
        <w:t>et al.</w:t>
      </w:r>
      <w:r>
        <w:rPr>
          <w:lang w:val="en-GB"/>
        </w:rPr>
        <w:t xml:space="preserve"> 2023). This classification divides the world into five broad climatic regions: Polar, Cold, Temperate, Arid and Tropical, following the criteria proposed by Köppen (</w:t>
      </w:r>
      <w:del w:id="76" w:author="Lucas Buffan" w:date="2026-04-01T13:45:00Z">
        <w:r>
          <w:rPr>
            <w:lang w:val="en-GB"/>
          </w:rPr>
          <w:delText xml:space="preserve">Köppen </w:delText>
        </w:r>
      </w:del>
      <w:r>
        <w:rPr>
          <w:lang w:val="en-GB"/>
        </w:rPr>
        <w:t>1900).</w:t>
      </w:r>
      <w:bookmarkEnd w:id="12"/>
    </w:p>
    <w:p>
      <w:pPr>
        <w:pStyle w:val="Heading2"/>
        <w:rPr>
          <w:lang w:val="en-GB"/>
        </w:rPr>
      </w:pPr>
      <w:r>
        <w:rPr>
          <w:lang w:val="en-GB"/>
        </w:rPr>
        <w:t>Simulation model and modelling schemes</w:t>
      </w:r>
    </w:p>
    <w:p>
      <w:pPr>
        <w:pStyle w:val="FirstParagraph"/>
        <w:rPr>
          <w:lang w:val="en-GB"/>
        </w:rPr>
      </w:pPr>
      <w:r>
        <w:rPr>
          <w:lang w:val="en-GB"/>
        </w:rPr>
        <w:t xml:space="preserve">We performed spatially-explicit simulations of biodiversity using gen3sis v1.5.11 (Hagen </w:t>
      </w:r>
      <w:r>
        <w:rPr>
          <w:i/>
          <w:iCs/>
          <w:lang w:val="en-GB"/>
        </w:rPr>
        <w:t>et al.</w:t>
      </w:r>
      <w:r>
        <w:rPr>
          <w:lang w:val="en-GB"/>
        </w:rPr>
        <w:t xml:space="preserve"> 2021a). Simulations, moving forward-in-time with a 10ky time step, tracked the radiation of a clade arising from a single ancestral population, either originating in North or in South America, throughout the last 5 My. In gen3sis, virtual species are modelled with individual populations evolving independently, following a set of four rules: dispersal, speciation, environmental filtering and trait evolution. All simulation scenarios that we implemented only differed on the last rule (trait evolution), the first three being common to all models </w:t>
      </w:r>
      <w:commentRangeStart w:id="6"/>
      <w:r>
        <w:rPr>
          <w:lang w:val="en-GB"/>
        </w:rPr>
        <w:t>(or at least partly).</w:t>
      </w:r>
      <w:commentRangeEnd w:id="6"/>
      <w:r>
        <w:commentReference w:id="6"/>
      </w:r>
      <w:r>
        <w:rPr>
          <w:lang w:val="en-GB"/>
        </w:rPr>
      </w:r>
    </w:p>
    <w:p>
      <w:pPr>
        <w:pStyle w:val="BodyText"/>
        <w:rPr>
          <w:lang w:val="en-GB"/>
        </w:rPr>
      </w:pPr>
      <w:r>
        <w:rPr>
          <w:lang w:val="en-GB"/>
        </w:rPr>
        <w:t xml:space="preserve">We </w:t>
      </w:r>
      <w:del w:id="77" w:author="Philip.Holden" w:date="2026-05-24T04:50:00Z">
        <w:r>
          <w:rPr>
            <w:lang w:val="en-GB"/>
          </w:rPr>
          <w:delText xml:space="preserve">elaborated </w:delText>
        </w:r>
      </w:del>
      <w:ins w:id="78" w:author="Philip.Holden" w:date="2026-05-24T04:50:00Z">
        <w:r>
          <w:rPr>
            <w:lang w:val="en-GB"/>
          </w:rPr>
          <w:t xml:space="preserve">built </w:t>
        </w:r>
      </w:ins>
      <w:r>
        <w:rPr>
          <w:lang w:val="en-GB"/>
        </w:rPr>
        <w:t xml:space="preserve">a gridded landscape </w:t>
      </w:r>
      <w:del w:id="79" w:author="Philip.Holden" w:date="2026-05-24T04:50:00Z">
        <w:r>
          <w:rPr>
            <w:lang w:val="en-GB"/>
          </w:rPr>
          <w:delText>relying on</w:delText>
        </w:r>
      </w:del>
      <w:ins w:id="80" w:author="Philip.Holden" w:date="2026-05-24T04:50:00Z">
        <w:r>
          <w:rPr>
            <w:lang w:val="en-GB"/>
          </w:rPr>
          <w:t>from</w:t>
        </w:r>
      </w:ins>
      <w:r>
        <w:rPr>
          <w:lang w:val="en-GB"/>
        </w:rPr>
        <w:t xml:space="preserve"> the</w:t>
      </w:r>
      <w:ins w:id="81" w:author="Philip.Holden" w:date="2026-05-24T04:50:00Z">
        <w:r>
          <w:rPr>
            <w:lang w:val="en-GB"/>
          </w:rPr>
          <w:t xml:space="preserve"> </w:t>
        </w:r>
      </w:ins>
      <w:del w:id="82" w:author="Philip.Holden" w:date="2026-05-24T04:50:00Z">
        <w:r>
          <w:rPr>
            <w:lang w:val="en-GB"/>
          </w:rPr>
          <w:delText xml:space="preserve"> two </w:delText>
        </w:r>
      </w:del>
      <w:r>
        <w:rPr>
          <w:lang w:val="en-GB"/>
        </w:rPr>
        <w:t>time-series of the</w:t>
      </w:r>
      <w:del w:id="83" w:author="Philip.Holden" w:date="2026-05-24T04:50:00Z">
        <w:r>
          <w:rPr>
            <w:lang w:val="en-GB"/>
          </w:rPr>
          <w:delText xml:space="preserve"> aforementioned</w:delText>
        </w:r>
      </w:del>
      <w:r>
        <w:rPr>
          <w:lang w:val="en-GB"/>
        </w:rPr>
        <w:t xml:space="preserve"> </w:t>
      </w:r>
      <w:ins w:id="84" w:author="Philip.Holden" w:date="2026-05-24T04:50:00Z">
        <w:r>
          <w:rPr>
            <w:lang w:val="en-GB"/>
          </w:rPr>
          <w:t xml:space="preserve">two </w:t>
        </w:r>
      </w:ins>
      <w:r>
        <w:rPr>
          <w:lang w:val="en-GB"/>
        </w:rPr>
        <w:t xml:space="preserve">palaeoclimatic layers. Within this landscape, populations making up virtual species inhabited a set of connected cells. At each time step, inter-cell dispersal could occur </w:t>
      </w:r>
      <w:del w:id="85" w:author="Philip.Holden" w:date="2026-05-24T04:51:00Z">
        <w:r>
          <w:rPr>
            <w:lang w:val="en-GB"/>
          </w:rPr>
          <w:delText>with an intensity</w:delText>
        </w:r>
      </w:del>
      <w:ins w:id="86" w:author="Philip.Holden" w:date="2026-05-24T04:51:00Z">
        <w:r>
          <w:rPr>
            <w:lang w:val="en-GB"/>
          </w:rPr>
          <w:t>at a rate</w:t>
        </w:r>
      </w:ins>
      <w:r>
        <w:rPr>
          <w:lang w:val="en-GB"/>
        </w:rPr>
        <w:t xml:space="preserve"> </w:t>
      </w:r>
      <w:commentRangeStart w:id="7"/>
      <w:r>
        <w:rPr>
          <w:lang w:val="en-GB"/>
        </w:rPr>
        <w:t xml:space="preserve">sampled </w:t>
      </w:r>
      <w:ins w:id="87" w:author="Philip.Holden" w:date="2026-05-24T04:51:00Z">
        <w:r>
          <w:rPr>
            <w:lang w:val="en-GB"/>
          </w:rPr>
          <w:t>from</w:t>
        </w:r>
      </w:ins>
      <w:del w:id="88" w:author="Philip.Holden" w:date="2026-05-24T04:51:00Z">
        <w:r>
          <w:rPr>
            <w:lang w:val="en-GB"/>
          </w:rPr>
          <w:delText>in</w:delText>
        </w:r>
      </w:del>
      <w:r>
        <w:rPr>
          <w:lang w:val="en-GB"/>
        </w:rPr>
        <w:t xml:space="preserve"> a Weibull distribution</w:t>
      </w:r>
      <w:r>
        <w:rPr>
          <w:lang w:val="en-GB"/>
        </w:rPr>
      </w:r>
      <w:commentRangeEnd w:id="7"/>
      <w:r>
        <w:commentReference w:id="7"/>
      </w:r>
      <w:r>
        <w:rPr>
          <w:lang w:val="en-GB"/>
        </w:rPr>
        <w:t>.</w:t>
      </w:r>
      <w:ins w:id="89" w:author="Lucas Buffan" w:date="2026-04-01T10:09:00Z">
        <w:r>
          <w:rPr>
            <w:lang w:val="en-GB"/>
          </w:rPr>
          <w:t xml:space="preserve"> As done by Skeels </w:t>
        </w:r>
      </w:ins>
      <w:ins w:id="90" w:author="Lucas Buffan" w:date="2026-04-01T10:09:00Z">
        <w:r>
          <w:rPr>
            <w:i/>
            <w:iCs/>
            <w:lang w:val="en-GB"/>
          </w:rPr>
          <w:t>et al.</w:t>
        </w:r>
      </w:ins>
      <w:ins w:id="91" w:author="Lucas Buffan" w:date="2026-04-01T10:09:00Z">
        <w:r>
          <w:rPr>
            <w:lang w:val="en-GB"/>
          </w:rPr>
          <w:t xml:space="preserve"> (2023a; 2023b), the cost of moving from a cell to another was made twice harder if the target cell was not </w:t>
        </w:r>
      </w:ins>
      <w:ins w:id="92" w:author="Lucas Buffan" w:date="2026-04-01T10:09:00Z">
        <w:commentRangeStart w:id="8"/>
        <w:r>
          <w:rPr>
            <w:lang w:val="en-GB"/>
          </w:rPr>
          <w:t>habitable.</w:t>
        </w:r>
      </w:ins>
      <w:r>
        <w:rPr>
          <w:lang w:val="en-GB"/>
        </w:rPr>
        <w:t xml:space="preserve"> </w:t>
      </w:r>
      <w:r>
        <w:rPr>
          <w:lang w:val="en-GB"/>
        </w:rPr>
      </w:r>
      <w:commentRangeEnd w:id="8"/>
      <w:r>
        <w:commentReference w:id="8"/>
      </w:r>
      <w:r>
        <w:rPr>
          <w:lang w:val="en-GB"/>
        </w:rPr>
        <w:t xml:space="preserve">If, by chance, two populations </w:t>
      </w:r>
      <w:del w:id="93" w:author="Philip.Holden" w:date="2026-05-24T04:57:00Z">
        <w:r>
          <w:rPr>
            <w:lang w:val="en-GB"/>
          </w:rPr>
          <w:delText>happened to be</w:delText>
        </w:r>
      </w:del>
      <w:ins w:id="94" w:author="Philip.Holden" w:date="2026-05-24T04:57:00Z">
        <w:r>
          <w:rPr>
            <w:lang w:val="en-GB"/>
          </w:rPr>
          <w:t>become</w:t>
        </w:r>
      </w:ins>
      <w:r>
        <w:rPr>
          <w:lang w:val="en-GB"/>
        </w:rPr>
        <w:t xml:space="preserve"> disconnected, they </w:t>
      </w:r>
      <w:del w:id="95" w:author="Philip.Holden" w:date="2026-05-24T04:57:00Z">
        <w:r>
          <w:rPr>
            <w:lang w:val="en-GB"/>
          </w:rPr>
          <w:delText xml:space="preserve">would </w:delText>
        </w:r>
      </w:del>
      <w:r>
        <w:rPr>
          <w:lang w:val="en-GB"/>
        </w:rPr>
        <w:t xml:space="preserve">accumulate divergence as long as they </w:t>
      </w:r>
      <w:del w:id="96" w:author="Philip.Holden" w:date="2026-05-24T04:57:00Z">
        <w:r>
          <w:rPr>
            <w:lang w:val="en-GB"/>
          </w:rPr>
          <w:delText xml:space="preserve">get </w:delText>
        </w:r>
      </w:del>
      <w:ins w:id="97" w:author="Philip.Holden" w:date="2026-05-24T04:57:00Z">
        <w:r>
          <w:rPr>
            <w:lang w:val="en-GB"/>
          </w:rPr>
          <w:t xml:space="preserve">remain </w:t>
        </w:r>
      </w:ins>
      <w:r>
        <w:rPr>
          <w:lang w:val="en-GB"/>
        </w:rPr>
        <w:t xml:space="preserve">disconnected, at a rate ruled by a divergence factor, here set to </w:t>
      </w:r>
      <w:commentRangeStart w:id="9"/>
      <w:r>
        <w:rPr/>
      </w:r>
      <m:oMath xmlns:m="http://schemas.openxmlformats.org/officeDocument/2006/math">
        <m:r>
          <w:rPr>
            <w:rFonts w:ascii="Cambria Math" w:hAnsi="Cambria Math"/>
          </w:rPr>
          <m:t xml:space="preserve">0.05</m:t>
        </m:r>
      </m:oMath>
      <w:r>
        <w:rPr>
          <w:lang w:val="en-GB"/>
        </w:rPr>
        <w:t xml:space="preserve"> </w:t>
      </w:r>
      <w:r>
        <w:rPr>
          <w:lang w:val="en-GB"/>
        </w:rPr>
      </w:r>
      <w:commentRangeEnd w:id="9"/>
      <w:r>
        <w:commentReference w:id="9"/>
      </w:r>
      <w:r>
        <w:rPr>
          <w:lang w:val="en-GB"/>
        </w:rPr>
        <w:t>(Table S1). Once passed a divergence threshold, speciation would occur – note that, consequently, the only mode of speciation allowed by gen3sis is allopatry.</w:t>
      </w:r>
    </w:p>
    <w:p>
      <w:pPr>
        <w:pStyle w:val="BodyText"/>
        <w:rPr>
          <w:lang w:val="en-GB"/>
        </w:rPr>
      </w:pPr>
      <w:r>
        <w:rPr>
          <w:lang w:val="en-GB"/>
        </w:rPr>
        <w:t xml:space="preserve">As our goal was to evaluate the extent to which palaeoclimate change may have shaped the unequal success of North American taxa establishing southwards compared to South American taxa establishing northwards, local climate was set as the only constraint for a population to </w:t>
      </w:r>
      <w:del w:id="98" w:author="Philip.Holden" w:date="2026-05-19T18:37:00Z">
        <w:r>
          <w:rPr>
            <w:lang w:val="en-GB"/>
          </w:rPr>
          <w:delText xml:space="preserve">maintain </w:delText>
        </w:r>
      </w:del>
      <w:ins w:id="99" w:author="Philip.Holden" w:date="2026-05-19T18:37:00Z">
        <w:r>
          <w:rPr>
            <w:lang w:val="en-GB"/>
          </w:rPr>
          <w:t xml:space="preserve">survive </w:t>
        </w:r>
      </w:ins>
      <w:r>
        <w:rPr>
          <w:lang w:val="en-GB"/>
        </w:rPr>
        <w:t xml:space="preserve">in a given cell. Each species was therefore assigned a two-dimensional climatic niche, one axis corresponding to temperature suitability and the other to precipitation suitability. The abundance of a species along an environmental gradient was </w:t>
      </w:r>
      <w:ins w:id="100" w:author="Philip.Holden" w:date="2026-05-19T18:39:00Z">
        <w:r>
          <w:rPr>
            <w:lang w:val="en-GB"/>
          </w:rPr>
          <w:t>determined</w:t>
        </w:r>
      </w:ins>
      <w:del w:id="101" w:author="Philip.Holden" w:date="2026-05-19T18:39:00Z">
        <w:r>
          <w:rPr>
            <w:lang w:val="en-GB"/>
          </w:rPr>
          <w:delText>ruled</w:delText>
        </w:r>
      </w:del>
      <w:r>
        <w:rPr>
          <w:lang w:val="en-GB"/>
        </w:rPr>
        <w:t xml:space="preserve"> by two parameters – that we also call traits – : a population- and species-specific optimum (resp. </w:t>
      </w:r>
      <w:r>
        <w:rPr/>
      </w:r>
      <m:oMath xmlns:m="http://schemas.openxmlformats.org/officeDocument/2006/math">
        <m:sSub>
          <m:e>
            <m:r>
              <w:rPr>
                <w:rFonts w:ascii="Cambria Math" w:hAnsi="Cambria Math"/>
              </w:rPr>
              <m:t xml:space="preserve">P</m:t>
            </m:r>
          </m:e>
          <m:sub>
            <m:r>
              <w:rPr>
                <w:rFonts w:ascii="Cambria Math" w:hAnsi="Cambria Math"/>
              </w:rPr>
              <m:t xml:space="preserve">k</m:t>
            </m:r>
            <m:r>
              <w:rPr>
                <w:rFonts w:ascii="Cambria Math" w:hAnsi="Cambria Math"/>
              </w:rPr>
              <m:t xml:space="preserve">,</m:t>
            </m:r>
            <m:r>
              <w:rPr>
                <w:rFonts w:ascii="Cambria Math" w:hAnsi="Cambria Math"/>
              </w:rPr>
              <m:t xml:space="preserve">l</m:t>
            </m:r>
          </m:sub>
        </m:sSub>
      </m:oMath>
      <w:r>
        <w:rPr>
          <w:lang w:val="en-GB"/>
        </w:rPr>
        <w:t xml:space="preserve"> and </w:t>
      </w:r>
      <w:r>
        <w:rPr/>
      </w:r>
      <m:oMath xmlns:m="http://schemas.openxmlformats.org/officeDocument/2006/math">
        <m:sSub>
          <m:e>
            <m:r>
              <w:rPr>
                <w:rFonts w:ascii="Cambria Math" w:hAnsi="Cambria Math"/>
              </w:rPr>
              <m:t xml:space="preserve">T</m:t>
            </m:r>
          </m:e>
          <m:sub>
            <m:r>
              <w:rPr>
                <w:rFonts w:ascii="Cambria Math" w:hAnsi="Cambria Math"/>
              </w:rPr>
              <m:t xml:space="preserve">k</m:t>
            </m:r>
            <m:r>
              <w:rPr>
                <w:rFonts w:ascii="Cambria Math" w:hAnsi="Cambria Math"/>
              </w:rPr>
              <m:t xml:space="preserve">,</m:t>
            </m:r>
            <m:r>
              <w:rPr>
                <w:rFonts w:ascii="Cambria Math" w:hAnsi="Cambria Math"/>
              </w:rPr>
              <m:t xml:space="preserve">l</m:t>
            </m:r>
          </m:sub>
        </m:sSub>
      </m:oMath>
      <w:r>
        <w:rPr>
          <w:lang w:val="en-GB"/>
        </w:rPr>
        <w:t xml:space="preserve"> for the precipitation and temperature optima of the population </w:t>
      </w:r>
      <w:r>
        <w:rPr/>
      </w:r>
      <m:oMath xmlns:m="http://schemas.openxmlformats.org/officeDocument/2006/math">
        <m:r>
          <w:rPr>
            <w:rFonts w:ascii="Cambria Math" w:hAnsi="Cambria Math"/>
          </w:rPr>
          <m:t xml:space="preserve">k</m:t>
        </m:r>
      </m:oMath>
      <w:r>
        <w:rPr>
          <w:lang w:val="en-GB"/>
        </w:rPr>
        <w:t xml:space="preserve"> of the species </w:t>
      </w:r>
      <w:r>
        <w:rPr/>
      </w:r>
      <m:oMath xmlns:m="http://schemas.openxmlformats.org/officeDocument/2006/math">
        <m:r>
          <w:rPr>
            <w:rFonts w:ascii="Cambria Math" w:hAnsi="Cambria Math"/>
          </w:rPr>
          <m:t xml:space="preserve">l</m:t>
        </m:r>
      </m:oMath>
      <w:r>
        <w:rPr>
          <w:lang w:val="en-GB"/>
        </w:rPr>
        <w:t xml:space="preserve">) and a breadth (or tolerance) (resp. </w:t>
      </w:r>
      <w:r>
        <w:rPr/>
      </w:r>
      <m:oMath xmlns:m="http://schemas.openxmlformats.org/officeDocument/2006/math">
        <m:sSub>
          <m:e>
            <m:r>
              <w:rPr>
                <w:rFonts w:ascii="Cambria Math" w:hAnsi="Cambria Math"/>
              </w:rPr>
              <m:t xml:space="preserve">ω</m:t>
            </m:r>
          </m:e>
          <m:sub>
            <m:r>
              <w:rPr>
                <w:rFonts w:ascii="Cambria Math" w:hAnsi="Cambria Math"/>
              </w:rPr>
              <m:t xml:space="preserve">P</m:t>
            </m:r>
          </m:sub>
        </m:sSub>
      </m:oMath>
      <w:r>
        <w:rPr>
          <w:lang w:val="en-GB"/>
        </w:rPr>
        <w:t xml:space="preserve"> and </w:t>
      </w:r>
      <w:r>
        <w:rPr/>
      </w:r>
      <m:oMath xmlns:m="http://schemas.openxmlformats.org/officeDocument/2006/math">
        <m:sSub>
          <m:e>
            <m:r>
              <w:rPr>
                <w:rFonts w:ascii="Cambria Math" w:hAnsi="Cambria Math"/>
              </w:rPr>
              <m:t xml:space="preserve">ω</m:t>
            </m:r>
          </m:e>
          <m:sub>
            <m:r>
              <w:rPr>
                <w:rFonts w:ascii="Cambria Math" w:hAnsi="Cambria Math"/>
              </w:rPr>
              <m:t xml:space="preserve">T</m:t>
            </m:r>
          </m:sub>
        </m:sSub>
      </m:oMath>
      <w:r>
        <w:rPr>
          <w:lang w:val="en-GB"/>
        </w:rPr>
        <w:t xml:space="preserve">; within a simulation, breadths were </w:t>
      </w:r>
      <w:commentRangeStart w:id="10"/>
      <w:r>
        <w:rPr>
          <w:lang w:val="en-GB"/>
        </w:rPr>
        <w:t>shared</w:t>
      </w:r>
      <w:r>
        <w:rPr>
          <w:lang w:val="en-GB"/>
        </w:rPr>
      </w:r>
      <w:commentRangeEnd w:id="10"/>
      <w:r>
        <w:commentReference w:id="10"/>
      </w:r>
      <w:r>
        <w:rPr>
          <w:lang w:val="en-GB"/>
        </w:rPr>
        <w:t xml:space="preserve"> across populations and species). A population could </w:t>
      </w:r>
      <w:del w:id="102" w:author="Philip.Holden" w:date="2026-05-19T18:38:00Z">
        <w:r>
          <w:rPr>
            <w:lang w:val="en-GB"/>
          </w:rPr>
          <w:delText xml:space="preserve">maintain </w:delText>
        </w:r>
      </w:del>
      <w:ins w:id="103" w:author="Philip.Holden" w:date="2026-05-19T18:38:00Z">
        <w:r>
          <w:rPr>
            <w:lang w:val="en-GB"/>
          </w:rPr>
          <w:t xml:space="preserve">survive </w:t>
        </w:r>
      </w:ins>
      <w:r>
        <w:rPr>
          <w:lang w:val="en-GB"/>
        </w:rPr>
        <w:t xml:space="preserve">in a given cell only if the difference between its optima and local climate (both temperature and precipitation) was </w:t>
      </w:r>
      <w:del w:id="104" w:author="Philip.Holden" w:date="2026-05-19T18:38:00Z">
        <w:r>
          <w:rPr>
            <w:lang w:val="en-GB"/>
          </w:rPr>
          <w:delText xml:space="preserve">below </w:delText>
        </w:r>
      </w:del>
      <w:ins w:id="105" w:author="Philip.Holden" w:date="2026-05-19T18:38:00Z">
        <w:r>
          <w:rPr>
            <w:lang w:val="en-GB"/>
          </w:rPr>
          <w:t xml:space="preserve">less than </w:t>
        </w:r>
      </w:ins>
      <w:r>
        <w:rPr>
          <w:lang w:val="en-GB"/>
        </w:rPr>
        <w:t xml:space="preserve">its </w:t>
      </w:r>
      <w:ins w:id="106" w:author="Philip.Holden" w:date="2026-05-19T18:39:00Z">
        <w:r>
          <w:rPr>
            <w:lang w:val="en-GB"/>
          </w:rPr>
          <w:t>tolerance</w:t>
        </w:r>
      </w:ins>
      <w:del w:id="107" w:author="Philip.Holden" w:date="2026-05-19T18:39:00Z">
        <w:r>
          <w:rPr>
            <w:lang w:val="en-GB"/>
          </w:rPr>
          <w:delText>breadths</w:delText>
        </w:r>
      </w:del>
      <w:r>
        <w:rPr>
          <w:lang w:val="en-GB"/>
        </w:rPr>
        <w:t xml:space="preserve">. Therefore, given a site </w:t>
      </w:r>
      <w:r>
        <w:rPr/>
      </w:r>
      <m:oMath xmlns:m="http://schemas.openxmlformats.org/officeDocument/2006/math">
        <m:r>
          <w:rPr>
            <w:rFonts w:ascii="Cambria Math" w:hAnsi="Cambria Math"/>
          </w:rPr>
          <m:t xml:space="preserve">i</m:t>
        </m:r>
      </m:oMath>
      <w:r>
        <w:rPr>
          <w:lang w:val="en-GB"/>
        </w:rPr>
        <w:t xml:space="preserve"> with local precipitation and temperature at time </w:t>
      </w:r>
      <w:r>
        <w:rPr/>
      </w:r>
      <m:oMath xmlns:m="http://schemas.openxmlformats.org/officeDocument/2006/math">
        <m:r>
          <w:rPr>
            <w:rFonts w:ascii="Cambria Math" w:hAnsi="Cambria Math"/>
          </w:rPr>
          <m:t xml:space="preserve">t</m:t>
        </m:r>
      </m:oMath>
      <w:r>
        <w:rPr>
          <w:lang w:val="en-GB"/>
        </w:rPr>
        <w:t xml:space="preserve"> being </w:t>
      </w:r>
      <w:r>
        <w:rPr/>
      </w:r>
      <m:oMath xmlns:m="http://schemas.openxmlformats.org/officeDocument/2006/math">
        <m:sSub>
          <m:e>
            <m:r>
              <w:rPr>
                <w:rFonts w:ascii="Cambria Math" w:hAnsi="Cambria Math"/>
              </w:rPr>
              <m:t xml:space="preserve">P</m:t>
            </m:r>
          </m:e>
          <m:sub>
            <m:r>
              <w:rPr>
                <w:rFonts w:ascii="Cambria Math" w:hAnsi="Cambria Math"/>
              </w:rPr>
              <m:t xml:space="preserve">i</m:t>
            </m:r>
          </m:sub>
        </m:sSub>
        <m:d>
          <m:dPr>
            <m:begChr m:val="("/>
            <m:endChr m:val=")"/>
          </m:dPr>
          <m:e>
            <m:r>
              <w:rPr>
                <w:rFonts w:ascii="Cambria Math" w:hAnsi="Cambria Math"/>
              </w:rPr>
              <m:t xml:space="preserve">t</m:t>
            </m:r>
          </m:e>
        </m:d>
      </m:oMath>
      <w:r>
        <w:rPr>
          <w:lang w:val="en-GB"/>
        </w:rPr>
        <w:t xml:space="preserve"> and </w:t>
      </w:r>
      <w:r>
        <w:rPr/>
      </w:r>
      <m:oMath xmlns:m="http://schemas.openxmlformats.org/officeDocument/2006/math">
        <m:sSub>
          <m:e>
            <m:r>
              <w:rPr>
                <w:rFonts w:ascii="Cambria Math" w:hAnsi="Cambria Math"/>
              </w:rPr>
              <m:t xml:space="preserve">T</m:t>
            </m:r>
          </m:e>
          <m:sub>
            <m:r>
              <w:rPr>
                <w:rFonts w:ascii="Cambria Math" w:hAnsi="Cambria Math"/>
              </w:rPr>
              <m:t xml:space="preserve">i</m:t>
            </m:r>
          </m:sub>
        </m:sSub>
        <m:d>
          <m:dPr>
            <m:begChr m:val="("/>
            <m:endChr m:val=")"/>
          </m:dPr>
          <m:e>
            <m:r>
              <w:rPr>
                <w:rFonts w:ascii="Cambria Math" w:hAnsi="Cambria Math"/>
              </w:rPr>
              <m:t xml:space="preserve">t</m:t>
            </m:r>
          </m:e>
        </m:d>
      </m:oMath>
      <w:r>
        <w:rPr>
          <w:lang w:val="en-GB"/>
        </w:rPr>
        <w:t>, this translates in</w:t>
      </w:r>
    </w:p>
    <w:p>
      <w:pPr>
        <w:pStyle w:val="BodyText"/>
        <w:jc w:val="center"/>
        <w:rPr>
          <w:lang w:val="en-GB"/>
        </w:rPr>
      </w:pPr>
      <w:r>
        <w:rPr/>
      </w:r>
      <m:oMathPara xmlns:m="http://schemas.openxmlformats.org/officeDocument/2006/math">
        <m:oMathParaPr>
          <m:jc m:val="center"/>
        </m:oMathParaPr>
        <m:oMath>
          <m:d>
            <m:dPr>
              <m:begChr m:val="{"/>
              <m:endChr m:val=""/>
            </m:dPr>
            <m:e>
              <m:eqArr>
                <m:e>
                  <m:d>
                    <m:dPr>
                      <m:begChr m:val="|"/>
                      <m:endChr m:val="|"/>
                    </m:dPr>
                    <m:e>
                      <m:sSub>
                        <m:e>
                          <m:r>
                            <w:rPr>
                              <w:rFonts w:ascii="Cambria Math" w:hAnsi="Cambria Math"/>
                            </w:rPr>
                            <m:t xml:space="preserve">P</m:t>
                          </m:r>
                        </m:e>
                        <m:sub>
                          <m:r>
                            <w:rPr>
                              <w:rFonts w:ascii="Cambria Math" w:hAnsi="Cambria Math"/>
                            </w:rPr>
                            <m:t xml:space="preserve">i</m:t>
                          </m:r>
                        </m:sub>
                      </m:sSub>
                      <m:d>
                        <m:dPr>
                          <m:begChr m:val="("/>
                          <m:endChr m:val=")"/>
                        </m:dPr>
                        <m:e>
                          <m:r>
                            <w:rPr>
                              <w:rFonts w:ascii="Cambria Math" w:hAnsi="Cambria Math"/>
                            </w:rPr>
                            <m:t xml:space="preserve">t</m:t>
                          </m:r>
                        </m:e>
                      </m:d>
                      <m:r>
                        <w:rPr>
                          <w:rFonts w:ascii="Cambria Math" w:hAnsi="Cambria Math"/>
                        </w:rPr>
                        <m:t xml:space="preserve">−</m:t>
                      </m:r>
                      <m:sSub>
                        <m:e>
                          <m:r>
                            <w:rPr>
                              <w:rFonts w:ascii="Cambria Math" w:hAnsi="Cambria Math"/>
                            </w:rPr>
                            <m:t xml:space="preserve">P</m:t>
                          </m:r>
                        </m:e>
                        <m:sub>
                          <m:r>
                            <w:rPr>
                              <w:rFonts w:ascii="Cambria Math" w:hAnsi="Cambria Math"/>
                            </w:rPr>
                            <m:t xml:space="preserve">k</m:t>
                          </m:r>
                          <m:r>
                            <w:rPr>
                              <w:rFonts w:ascii="Cambria Math" w:hAnsi="Cambria Math"/>
                            </w:rPr>
                            <m:t xml:space="preserve">,</m:t>
                          </m:r>
                          <m:r>
                            <w:rPr>
                              <w:rFonts w:ascii="Cambria Math" w:hAnsi="Cambria Math"/>
                            </w:rPr>
                            <m:t xml:space="preserve">l</m:t>
                          </m:r>
                        </m:sub>
                      </m:sSub>
                    </m:e>
                  </m:d>
                  <m:r>
                    <w:rPr>
                      <w:rFonts w:ascii="Cambria Math" w:hAnsi="Cambria Math"/>
                    </w:rPr>
                    <m:t xml:space="preserve">&lt;</m:t>
                  </m:r>
                  <m:sSub>
                    <m:e>
                      <m:r>
                        <w:rPr>
                          <w:rFonts w:ascii="Cambria Math" w:hAnsi="Cambria Math"/>
                        </w:rPr>
                        <m:t xml:space="preserve">ω</m:t>
                      </m:r>
                    </m:e>
                    <m:sub>
                      <m:r>
                        <w:rPr>
                          <w:rFonts w:ascii="Cambria Math" w:hAnsi="Cambria Math"/>
                        </w:rPr>
                        <m:t xml:space="preserve">P</m:t>
                      </m:r>
                    </m:sub>
                  </m:sSub>
                </m:e>
                <m:e>
                  <m:d>
                    <m:dPr>
                      <m:begChr m:val="|"/>
                      <m:endChr m:val="|"/>
                    </m:dPr>
                    <m:e>
                      <m:sSub>
                        <m:e>
                          <m:r>
                            <w:rPr>
                              <w:rFonts w:ascii="Cambria Math" w:hAnsi="Cambria Math"/>
                            </w:rPr>
                            <m:t xml:space="preserve">T</m:t>
                          </m:r>
                        </m:e>
                        <m:sub>
                          <m:r>
                            <w:rPr>
                              <w:rFonts w:ascii="Cambria Math" w:hAnsi="Cambria Math"/>
                            </w:rPr>
                            <m:t xml:space="preserve">i</m:t>
                          </m:r>
                        </m:sub>
                      </m:sSub>
                      <m:d>
                        <m:dPr>
                          <m:begChr m:val="("/>
                          <m:endChr m:val=")"/>
                        </m:dPr>
                        <m:e>
                          <m:r>
                            <w:rPr>
                              <w:rFonts w:ascii="Cambria Math" w:hAnsi="Cambria Math"/>
                            </w:rPr>
                            <m:t xml:space="preserve">t</m:t>
                          </m:r>
                        </m:e>
                      </m:d>
                      <m:r>
                        <w:rPr>
                          <w:rFonts w:ascii="Cambria Math" w:hAnsi="Cambria Math"/>
                        </w:rPr>
                        <m:t xml:space="preserve">−</m:t>
                      </m:r>
                      <m:sSub>
                        <m:e>
                          <m:r>
                            <w:rPr>
                              <w:rFonts w:ascii="Cambria Math" w:hAnsi="Cambria Math"/>
                            </w:rPr>
                            <m:t xml:space="preserve">T</m:t>
                          </m:r>
                        </m:e>
                        <m:sub>
                          <m:r>
                            <w:rPr>
                              <w:rFonts w:ascii="Cambria Math" w:hAnsi="Cambria Math"/>
                            </w:rPr>
                            <m:t xml:space="preserve">k</m:t>
                          </m:r>
                          <m:r>
                            <w:rPr>
                              <w:rFonts w:ascii="Cambria Math" w:hAnsi="Cambria Math"/>
                            </w:rPr>
                            <m:t xml:space="preserve">,</m:t>
                          </m:r>
                          <m:r>
                            <w:rPr>
                              <w:rFonts w:ascii="Cambria Math" w:hAnsi="Cambria Math"/>
                            </w:rPr>
                            <m:t xml:space="preserve">l</m:t>
                          </m:r>
                        </m:sub>
                      </m:sSub>
                    </m:e>
                  </m:d>
                  <m:r>
                    <w:rPr>
                      <w:rFonts w:ascii="Cambria Math" w:hAnsi="Cambria Math"/>
                    </w:rPr>
                    <m:t xml:space="preserve">&lt;</m:t>
                  </m:r>
                  <m:sSub>
                    <m:e>
                      <m:r>
                        <w:rPr>
                          <w:rFonts w:ascii="Cambria Math" w:hAnsi="Cambria Math"/>
                        </w:rPr>
                        <m:t xml:space="preserve">ω</m:t>
                      </m:r>
                    </m:e>
                    <m:sub>
                      <m:r>
                        <w:rPr>
                          <w:rFonts w:ascii="Cambria Math" w:hAnsi="Cambria Math"/>
                        </w:rPr>
                        <m:t xml:space="preserve">T</m:t>
                      </m:r>
                    </m:sub>
                  </m:sSub>
                </m:e>
              </m:eqArr>
            </m:e>
          </m:d>
        </m:oMath>
      </m:oMathPara>
    </w:p>
    <w:p>
      <w:pPr>
        <w:pStyle w:val="FirstParagraph"/>
        <w:rPr>
          <w:lang w:val="en-GB"/>
        </w:rPr>
      </w:pPr>
      <w:r>
        <w:rPr>
          <w:lang w:val="en-GB"/>
        </w:rPr>
        <w:t>Each simulation started with a single ancestral species. The range of this ancestral species was randomly selected within the desired ancestral area (</w:t>
      </w:r>
      <w:r>
        <w:rPr>
          <w:i/>
          <w:iCs/>
          <w:lang w:val="en-GB"/>
        </w:rPr>
        <w:t>i</w:t>
      </w:r>
      <w:r>
        <w:rPr>
          <w:lang w:val="en-GB"/>
        </w:rPr>
        <w:t>.</w:t>
      </w:r>
      <w:r>
        <w:rPr>
          <w:i/>
          <w:iCs/>
          <w:lang w:val="en-GB"/>
        </w:rPr>
        <w:t>e</w:t>
      </w:r>
      <w:r>
        <w:rPr>
          <w:lang w:val="en-GB"/>
        </w:rPr>
        <w:t xml:space="preserve">., North or South America). To avoid oversampling high latitudes, we merged the ancestral landscape with the centroids of an equal-area grid (~100km spacing) generated using the R package </w:t>
      </w:r>
      <w:r>
        <w:rPr>
          <w:i/>
          <w:iCs/>
          <w:lang w:val="en-GB"/>
        </w:rPr>
        <w:t>h3jsr</w:t>
      </w:r>
      <w:r>
        <w:rPr>
          <w:lang w:val="en-GB"/>
        </w:rPr>
        <w:t xml:space="preserve"> (O’Brien 2023). We then sampled a centroid at random and retrieved the corresponding cell in our landscape (Figure S5 </w:t>
      </w:r>
      <w:r>
        <w:rPr>
          <w:i/>
          <w:iCs/>
          <w:lang w:val="en-GB"/>
        </w:rPr>
        <w:t>left</w:t>
      </w:r>
      <w:r>
        <w:rPr>
          <w:lang w:val="en-GB"/>
        </w:rPr>
        <w:t xml:space="preserve"> and </w:t>
      </w:r>
      <w:r>
        <w:rPr>
          <w:i/>
          <w:iCs/>
          <w:lang w:val="en-GB"/>
        </w:rPr>
        <w:t>right</w:t>
      </w:r>
      <w:r>
        <w:rPr>
          <w:lang w:val="en-GB"/>
        </w:rPr>
        <w:t xml:space="preserve">). </w:t>
      </w:r>
      <w:del w:id="108" w:author="Philip.Holden" w:date="2026-05-19T18:43:00Z">
        <w:r>
          <w:rPr>
            <w:lang w:val="en-GB"/>
          </w:rPr>
          <w:delText>To reduce the probability of initial crash, t</w:delText>
        </w:r>
      </w:del>
      <w:ins w:id="109" w:author="Philip.Holden" w:date="2026-05-19T18:43:00Z">
        <w:r>
          <w:rPr>
            <w:lang w:val="en-GB"/>
          </w:rPr>
          <w:t>T</w:t>
        </w:r>
      </w:ins>
      <w:r>
        <w:rPr>
          <w:lang w:val="en-GB"/>
        </w:rPr>
        <w:t xml:space="preserve">he climate optima parameters of the ancestor were set to </w:t>
      </w:r>
      <w:ins w:id="110" w:author="Philip.Holden" w:date="2026-05-19T18:43:00Z">
        <w:r>
          <w:rPr>
            <w:lang w:val="en-GB"/>
          </w:rPr>
          <w:t>t</w:t>
        </w:r>
      </w:ins>
      <w:del w:id="111" w:author="Philip.Holden" w:date="2026-05-19T18:43:00Z">
        <w:r>
          <w:rPr>
            <w:lang w:val="en-GB"/>
          </w:rPr>
          <w:delText>those of t</w:delText>
        </w:r>
      </w:del>
      <w:r>
        <w:rPr>
          <w:lang w:val="en-GB"/>
        </w:rPr>
        <w:t xml:space="preserve">he local environment. However, due to the geometry of the two continents, this sampling scheme resulted in ancestral species starting from South America originating on average closer to the isthmus of Panama than those from North America (Figure S2 </w:t>
      </w:r>
      <w:r>
        <w:rPr>
          <w:i/>
          <w:iCs/>
          <w:lang w:val="en-GB"/>
        </w:rPr>
        <w:t>top</w:t>
      </w:r>
      <w:r>
        <w:rPr>
          <w:lang w:val="en-GB"/>
        </w:rPr>
        <w:t xml:space="preserve">). To control for this spatial bias, we assessed the distance to the isthmus of each cell of the North American portion of our 1 </w:t>
      </w:r>
      <w:r>
        <w:rPr/>
      </w:r>
      <m:oMath xmlns:m="http://schemas.openxmlformats.org/officeDocument/2006/math">
        <m:r>
          <w:rPr>
            <w:rFonts w:ascii="Cambria Math" w:hAnsi="Cambria Math"/>
          </w:rPr>
          <m:t xml:space="preserve">×</m:t>
        </m:r>
      </m:oMath>
      <w:r>
        <w:rPr>
          <w:lang w:val="en-GB"/>
        </w:rPr>
        <w:t xml:space="preserve"> 1° landscape. We then carried out other batches of simulations starting from North America, constraining the initial distance to the isthmus of the ancestral species of the simulation </w:t>
      </w:r>
      <w:r>
        <w:rPr/>
      </w:r>
      <m:oMath xmlns:m="http://schemas.openxmlformats.org/officeDocument/2006/math">
        <m:r>
          <w:rPr>
            <w:rFonts w:ascii="Cambria Math" w:hAnsi="Cambria Math"/>
          </w:rPr>
          <m:t xml:space="preserve">i</m:t>
        </m:r>
      </m:oMath>
      <w:r>
        <w:rPr>
          <w:lang w:val="en-GB"/>
        </w:rPr>
        <w:t xml:space="preserve"> to be as close as possible to the same distance involving the ancestral species of the simulation </w:t>
      </w:r>
      <w:r>
        <w:rPr/>
      </w:r>
      <m:oMath xmlns:m="http://schemas.openxmlformats.org/officeDocument/2006/math">
        <m:r>
          <w:rPr>
            <w:rFonts w:ascii="Cambria Math" w:hAnsi="Cambria Math"/>
          </w:rPr>
          <m:t xml:space="preserve">i</m:t>
        </m:r>
      </m:oMath>
      <w:r>
        <w:rPr>
          <w:lang w:val="en-GB"/>
        </w:rPr>
        <w:t xml:space="preserve"> starting from South America (Figure S2 </w:t>
      </w:r>
      <w:r>
        <w:rPr>
          <w:i/>
          <w:iCs/>
          <w:lang w:val="en-GB"/>
        </w:rPr>
        <w:t>bottom</w:t>
      </w:r>
      <w:r>
        <w:rPr>
          <w:lang w:val="en-GB"/>
        </w:rPr>
        <w:t xml:space="preserve">, </w:t>
      </w:r>
      <w:commentRangeStart w:id="11"/>
      <w:r>
        <w:rPr>
          <w:lang w:val="en-GB"/>
        </w:rPr>
        <w:t xml:space="preserve">Figure S5 </w:t>
      </w:r>
      <w:r>
        <w:rPr>
          <w:i/>
          <w:iCs/>
          <w:lang w:val="en-GB"/>
        </w:rPr>
        <w:t>middle</w:t>
      </w:r>
      <w:r>
        <w:rPr>
          <w:lang w:val="en-GB"/>
        </w:rPr>
        <w:t>).</w:t>
      </w:r>
      <w:commentRangeEnd w:id="11"/>
      <w:r>
        <w:commentReference w:id="11"/>
      </w:r>
      <w:r>
        <w:rPr>
          <w:lang w:val="en-GB"/>
        </w:rPr>
      </w:r>
    </w:p>
    <w:p>
      <w:pPr>
        <w:pStyle w:val="BodyText"/>
        <w:rPr>
          <w:lang w:val="en-GB"/>
        </w:rPr>
      </w:pPr>
      <w:r>
        <w:rPr>
          <w:lang w:val="en-GB"/>
        </w:rPr>
        <w:t>500</w:t>
      </w:r>
      <w:ins w:id="112" w:author="Philip.Holden" w:date="2026-05-24T05:16:00Z">
        <w:r>
          <w:rPr>
            <w:lang w:val="en-GB"/>
          </w:rPr>
          <w:t>-member</w:t>
        </w:r>
      </w:ins>
      <w:r>
        <w:rPr>
          <w:lang w:val="en-GB"/>
        </w:rPr>
        <w:t xml:space="preserve"> </w:t>
      </w:r>
      <w:ins w:id="113" w:author="Philip.Holden" w:date="2026-05-24T05:15:00Z">
        <w:r>
          <w:rPr>
            <w:lang w:val="en-GB"/>
          </w:rPr>
          <w:t>simulation ensemble</w:t>
        </w:r>
      </w:ins>
      <w:ins w:id="114" w:author="Philip.Holden" w:date="2026-05-24T05:17:00Z">
        <w:r>
          <w:rPr>
            <w:lang w:val="en-GB"/>
          </w:rPr>
          <w:t>s</w:t>
        </w:r>
      </w:ins>
      <w:ins w:id="115" w:author="Philip.Holden" w:date="2026-05-24T05:15:00Z">
        <w:r>
          <w:rPr>
            <w:lang w:val="en-GB"/>
          </w:rPr>
          <w:t xml:space="preserve"> w</w:t>
        </w:r>
      </w:ins>
      <w:ins w:id="116" w:author="Philip.Holden" w:date="2026-05-24T05:17:00Z">
        <w:r>
          <w:rPr>
            <w:lang w:val="en-GB"/>
          </w:rPr>
          <w:t>ere</w:t>
        </w:r>
      </w:ins>
      <w:ins w:id="117" w:author="Philip.Holden" w:date="2026-05-24T05:15:00Z">
        <w:r>
          <w:rPr>
            <w:lang w:val="en-GB"/>
          </w:rPr>
          <w:t xml:space="preserve"> performed </w:t>
        </w:r>
      </w:ins>
      <w:del w:id="118" w:author="Philip.Holden" w:date="2026-05-24T05:15:00Z">
        <w:r>
          <w:rPr>
            <w:lang w:val="en-GB"/>
          </w:rPr>
          <w:delText>replicates were made under each</w:delText>
        </w:r>
      </w:del>
      <w:ins w:id="119" w:author="Philip.Holden" w:date="2026-05-24T05:16:00Z">
        <w:r>
          <w:rPr>
            <w:lang w:val="en-GB"/>
          </w:rPr>
          <w:t>for each</w:t>
        </w:r>
      </w:ins>
      <w:r>
        <w:rPr>
          <w:lang w:val="en-GB"/>
        </w:rPr>
        <w:t xml:space="preserve"> </w:t>
      </w:r>
      <w:ins w:id="120" w:author="Philip.Holden" w:date="2026-05-24T05:23:00Z">
        <w:r>
          <w:rPr>
            <w:lang w:val="en-GB"/>
          </w:rPr>
          <w:t xml:space="preserve">simulation scenario (or </w:t>
        </w:r>
      </w:ins>
      <w:r>
        <w:rPr>
          <w:lang w:val="en-GB"/>
        </w:rPr>
        <w:t>modelling scheme</w:t>
      </w:r>
      <w:ins w:id="121" w:author="Philip.Holden" w:date="2026-05-24T05:23:00Z">
        <w:r>
          <w:rPr>
            <w:lang w:val="en-GB"/>
          </w:rPr>
          <w:t xml:space="preserve">, </w:t>
        </w:r>
      </w:ins>
      <w:del w:id="122" w:author="Philip.Holden" w:date="2026-05-24T05:23:00Z">
        <w:r>
          <w:rPr>
            <w:lang w:val="en-GB"/>
          </w:rPr>
          <w:delText xml:space="preserve"> (</w:delText>
        </w:r>
      </w:del>
      <w:r>
        <w:rPr>
          <w:lang w:val="en-GB"/>
        </w:rPr>
        <w:t>detailed in the next paragraph)</w:t>
      </w:r>
      <w:del w:id="123" w:author="Philip.Holden" w:date="2026-05-24T05:17:00Z">
        <w:r>
          <w:rPr>
            <w:lang w:val="en-GB"/>
          </w:rPr>
          <w:delText>,</w:delText>
        </w:r>
      </w:del>
      <w:r>
        <w:rPr>
          <w:lang w:val="en-GB"/>
        </w:rPr>
        <w:t xml:space="preserve"> </w:t>
      </w:r>
      <w:ins w:id="124" w:author="Philip.Holden" w:date="2026-05-24T05:17:00Z">
        <w:r>
          <w:rPr>
            <w:lang w:val="en-GB"/>
          </w:rPr>
          <w:t xml:space="preserve">and for </w:t>
        </w:r>
      </w:ins>
      <w:r>
        <w:rPr>
          <w:lang w:val="en-GB"/>
        </w:rPr>
        <w:t xml:space="preserve">both </w:t>
      </w:r>
      <w:del w:id="125" w:author="Philip.Holden" w:date="2026-05-24T05:18:00Z">
        <w:r>
          <w:rPr>
            <w:lang w:val="en-GB"/>
          </w:rPr>
          <w:delText xml:space="preserve">with </w:delText>
        </w:r>
      </w:del>
      <w:r>
        <w:rPr>
          <w:lang w:val="en-GB"/>
        </w:rPr>
        <w:t xml:space="preserve">North and South America </w:t>
      </w:r>
      <w:del w:id="126" w:author="Philip.Holden" w:date="2026-05-24T05:18:00Z">
        <w:r>
          <w:rPr>
            <w:lang w:val="en-GB"/>
          </w:rPr>
          <w:delText xml:space="preserve">as </w:delText>
        </w:r>
      </w:del>
      <w:r>
        <w:rPr>
          <w:lang w:val="en-GB"/>
        </w:rPr>
        <w:t>ancestral area</w:t>
      </w:r>
      <w:ins w:id="127" w:author="Philip.Holden" w:date="2026-05-24T05:18:00Z">
        <w:r>
          <w:rPr>
            <w:lang w:val="en-GB"/>
          </w:rPr>
          <w:t>s</w:t>
        </w:r>
      </w:ins>
      <w:r>
        <w:rPr>
          <w:lang w:val="en-GB"/>
        </w:rPr>
        <w:t xml:space="preserve">. Across </w:t>
      </w:r>
      <w:del w:id="128" w:author="Philip.Holden" w:date="2026-05-24T05:18:00Z">
        <w:r>
          <w:rPr>
            <w:lang w:val="en-GB"/>
          </w:rPr>
          <w:delText>replicates</w:delText>
        </w:r>
      </w:del>
      <w:ins w:id="129" w:author="Philip.Holden" w:date="2026-05-24T05:18:00Z">
        <w:r>
          <w:rPr>
            <w:lang w:val="en-GB"/>
          </w:rPr>
          <w:t>the ensembles</w:t>
        </w:r>
      </w:ins>
      <w:r>
        <w:rPr>
          <w:lang w:val="en-GB"/>
        </w:rPr>
        <w:t>, we varied 6 key parameters</w:t>
      </w:r>
      <w:commentRangeStart w:id="12"/>
      <w:r>
        <w:rPr>
          <w:lang w:val="en-GB"/>
        </w:rPr>
        <w:t>: (1) the divergence threshold above which speciation occurred (</w:t>
      </w:r>
      <w:r>
        <w:rPr/>
      </w:r>
      <m:oMath xmlns:m="http://schemas.openxmlformats.org/officeDocument/2006/math">
        <m:r>
          <w:rPr>
            <w:rFonts w:ascii="Cambria Math" w:hAnsi="Cambria Math"/>
          </w:rPr>
          <m:t xml:space="preserve">S</m:t>
        </m:r>
      </m:oMath>
      <w:r>
        <w:rPr>
          <w:lang w:val="en-GB"/>
        </w:rPr>
        <w:t xml:space="preserve">, range = </w:t>
      </w:r>
      <w:r>
        <w:rPr/>
      </w:r>
      <m:oMath xmlns:m="http://schemas.openxmlformats.org/officeDocument/2006/math">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3</m:t>
            </m:r>
          </m:e>
        </m:d>
      </m:oMath>
      <w:r>
        <w:rPr>
          <w:lang w:val="en-GB"/>
        </w:rPr>
        <w:t>), (2) the rate of environmental niche evolution – only in models where we allowed climatic niche to evolve (</w:t>
      </w:r>
      <w:r>
        <w:rPr/>
      </w:r>
      <m:oMath xmlns:m="http://schemas.openxmlformats.org/officeDocument/2006/math">
        <m:sSub>
          <m:e>
            <m:r>
              <w:rPr>
                <w:rFonts w:ascii="Cambria Math" w:hAnsi="Cambria Math"/>
              </w:rPr>
              <m:t xml:space="preserve">σ</m:t>
            </m:r>
          </m:e>
          <m:sub>
            <m:r>
              <w:rPr>
                <w:rFonts w:ascii="Cambria Math" w:hAnsi="Cambria Math"/>
              </w:rPr>
              <m:t xml:space="preserve">e</m:t>
            </m:r>
          </m:sub>
        </m:sSub>
      </m:oMath>
      <w:r>
        <w:rPr>
          <w:lang w:val="en-GB"/>
        </w:rPr>
        <w:t xml:space="preserve">, </w:t>
      </w:r>
      <w:r>
        <w:rPr/>
      </w:r>
      <m:oMath xmlns:m="http://schemas.openxmlformats.org/officeDocument/2006/math">
        <m:d>
          <m:dPr>
            <m:begChr m:val="["/>
            <m:endChr m:val=")"/>
          </m:dPr>
          <m:e>
            <m:r>
              <w:rPr>
                <w:rFonts w:ascii="Cambria Math" w:hAnsi="Cambria Math"/>
              </w:rPr>
              <m:t xml:space="preserve">0.005</m:t>
            </m:r>
            <m:r>
              <w:rPr>
                <w:rFonts w:ascii="Cambria Math" w:hAnsi="Cambria Math"/>
              </w:rPr>
              <m:t xml:space="preserve">,</m:t>
            </m:r>
            <m:r>
              <w:rPr>
                <w:rFonts w:ascii="Cambria Math" w:hAnsi="Cambria Math"/>
              </w:rPr>
              <m:t xml:space="preserve">0.15</m:t>
            </m:r>
          </m:e>
        </m:d>
      </m:oMath>
      <w:r>
        <w:rPr>
          <w:lang w:val="en-GB"/>
        </w:rPr>
        <w:t>), (3) the shape (</w:t>
      </w:r>
      <w:r>
        <w:rPr/>
      </w:r>
      <m:oMath xmlns:m="http://schemas.openxmlformats.org/officeDocument/2006/math">
        <m:r>
          <w:rPr>
            <w:rFonts w:ascii="Cambria Math" w:hAnsi="Cambria Math"/>
          </w:rPr>
          <m:t xml:space="preserve">ϕ</m:t>
        </m:r>
      </m:oMath>
      <w:r>
        <w:rPr>
          <w:lang w:val="en-GB"/>
        </w:rPr>
        <w:t xml:space="preserve">, </w:t>
      </w:r>
      <w:r>
        <w:rPr/>
      </w:r>
      <m:oMath xmlns:m="http://schemas.openxmlformats.org/officeDocument/2006/math">
        <m:d>
          <m:dPr>
            <m:begChr m:val="["/>
            <m:endChr m:val=")"/>
          </m:dPr>
          <m:e>
            <m:r>
              <w:rPr>
                <w:rFonts w:ascii="Cambria Math" w:hAnsi="Cambria Math"/>
              </w:rPr>
              <m:t xml:space="preserve">0.5</m:t>
            </m:r>
            <m:r>
              <w:rPr>
                <w:rFonts w:ascii="Cambria Math" w:hAnsi="Cambria Math"/>
              </w:rPr>
              <m:t xml:space="preserve">,</m:t>
            </m:r>
            <m:r>
              <w:rPr>
                <w:rFonts w:ascii="Cambria Math" w:hAnsi="Cambria Math"/>
              </w:rPr>
              <m:t xml:space="preserve">3</m:t>
            </m:r>
          </m:e>
        </m:d>
      </m:oMath>
      <w:r>
        <w:rPr>
          <w:lang w:val="en-GB"/>
        </w:rPr>
        <w:t>) and (4) scale (</w:t>
      </w:r>
      <w:r>
        <w:rPr/>
      </w:r>
      <m:oMath xmlns:m="http://schemas.openxmlformats.org/officeDocument/2006/math">
        <m:r>
          <w:rPr>
            <w:rFonts w:ascii="Cambria Math" w:hAnsi="Cambria Math"/>
          </w:rPr>
          <m:t xml:space="preserve">ψ</m:t>
        </m:r>
      </m:oMath>
      <w:r>
        <w:rPr>
          <w:lang w:val="en-GB"/>
        </w:rPr>
        <w:t xml:space="preserve">, </w:t>
      </w:r>
      <w:r>
        <w:rPr/>
      </w:r>
      <m:oMath xmlns:m="http://schemas.openxmlformats.org/officeDocument/2006/math">
        <m:d>
          <m:dPr>
            <m:begChr m:val="["/>
            <m:endChr m:val=")"/>
          </m:dPr>
          <m:e>
            <m:r>
              <w:rPr>
                <w:rFonts w:ascii="Cambria Math" w:hAnsi="Cambria Math"/>
              </w:rPr>
              <m:t xml:space="preserve">0.1</m:t>
            </m:r>
            <m:r>
              <w:rPr>
                <w:rFonts w:ascii="Cambria Math" w:hAnsi="Cambria Math"/>
              </w:rPr>
              <m:t xml:space="preserve">,</m:t>
            </m:r>
            <m:r>
              <w:rPr>
                <w:rFonts w:ascii="Cambria Math" w:hAnsi="Cambria Math"/>
              </w:rPr>
              <m:t xml:space="preserve">1</m:t>
            </m:r>
          </m:e>
        </m:d>
      </m:oMath>
      <w:r>
        <w:rPr>
          <w:lang w:val="en-GB"/>
        </w:rPr>
        <w:t>) of the Weibull distribution acting as a dispersal kernel, (5) the strength of environmental filtering (</w:t>
      </w:r>
      <w:r>
        <w:rPr>
          <w:i/>
          <w:iCs/>
          <w:lang w:val="en-GB"/>
        </w:rPr>
        <w:t>i</w:t>
      </w:r>
      <w:r>
        <w:rPr>
          <w:lang w:val="en-GB"/>
        </w:rPr>
        <w:t>.</w:t>
      </w:r>
      <w:r>
        <w:rPr>
          <w:i/>
          <w:iCs/>
          <w:lang w:val="en-GB"/>
        </w:rPr>
        <w:t>e</w:t>
      </w:r>
      <w:r>
        <w:rPr>
          <w:lang w:val="en-GB"/>
        </w:rPr>
        <w:t>., niche breadth) for temperature (</w:t>
      </w:r>
      <w:r>
        <w:rPr/>
      </w:r>
      <m:oMath xmlns:m="http://schemas.openxmlformats.org/officeDocument/2006/math">
        <m:sSub>
          <m:e>
            <m:r>
              <w:rPr>
                <w:rFonts w:ascii="Cambria Math" w:hAnsi="Cambria Math"/>
              </w:rPr>
              <m:t xml:space="preserve">ω</m:t>
            </m:r>
          </m:e>
          <m:sub>
            <m:r>
              <w:rPr>
                <w:rFonts w:ascii="Cambria Math" w:hAnsi="Cambria Math"/>
              </w:rPr>
              <m:t xml:space="preserve">T</m:t>
            </m:r>
          </m:sub>
        </m:sSub>
      </m:oMath>
      <w:del w:id="130" w:author="Lucas Buffan" w:date="2026-04-20T09:53:00Z">
        <w:r>
          <w:rPr>
            <w:lang w:val="en-GB"/>
          </w:rPr>
          <w:delText xml:space="preserve">, </w:delText>
        </w:r>
      </w:del>
      <w:r>
        <w:rPr>
          <w:lang w:val="en-GB"/>
        </w:rPr>
        <w:t>) and (6) precipitation (</w:t>
      </w:r>
      <w:r>
        <w:rPr/>
      </w:r>
      <m:oMath xmlns:m="http://schemas.openxmlformats.org/officeDocument/2006/math">
        <m:sSub>
          <m:e>
            <m:r>
              <w:rPr>
                <w:rFonts w:ascii="Cambria Math" w:hAnsi="Cambria Math"/>
              </w:rPr>
              <m:t xml:space="preserve">ω</m:t>
            </m:r>
          </m:e>
          <m:sub>
            <m:r>
              <w:rPr>
                <w:rFonts w:ascii="Cambria Math" w:hAnsi="Cambria Math"/>
              </w:rPr>
              <m:t xml:space="preserve">P</m:t>
            </m:r>
          </m:sub>
        </m:sSub>
      </m:oMath>
      <w:r>
        <w:rPr>
          <w:lang w:val="en-GB"/>
        </w:rPr>
        <w:t xml:space="preserve">, </w:t>
      </w:r>
      <w:r>
        <w:rPr/>
      </w:r>
      <m:oMath xmlns:m="http://schemas.openxmlformats.org/officeDocument/2006/math">
        <m:d>
          <m:dPr>
            <m:begChr m:val="["/>
            <m:endChr m:val=")"/>
          </m:dPr>
          <m:e>
            <m:r>
              <w:rPr>
                <w:rFonts w:ascii="Cambria Math" w:hAnsi="Cambria Math"/>
              </w:rPr>
              <m:t xml:space="preserve">0.05</m:t>
            </m:r>
            <m:r>
              <w:rPr>
                <w:rFonts w:ascii="Cambria Math" w:hAnsi="Cambria Math"/>
              </w:rPr>
              <m:t xml:space="preserve">,</m:t>
            </m:r>
            <m:r>
              <w:rPr>
                <w:rFonts w:ascii="Cambria Math" w:hAnsi="Cambria Math"/>
              </w:rPr>
              <m:t xml:space="preserve">0.3</m:t>
            </m:r>
          </m:e>
        </m:d>
      </m:oMath>
      <w:r>
        <w:rPr>
          <w:lang w:val="en-GB"/>
        </w:rPr>
        <w:t>).</w:t>
      </w:r>
      <w:ins w:id="131" w:author="Lucas Buffan" w:date="2026-04-20T09:53:00Z">
        <w:r>
          <w:rPr>
            <w:lang w:val="en-GB"/>
          </w:rPr>
          <w:t xml:space="preserve"> To explore the sensitivity of the simulated pattern to temperature breadth</w:t>
        </w:r>
      </w:ins>
      <w:ins w:id="132" w:author="Lucas Buffan" w:date="2026-04-20T09:55:00Z">
        <w:r>
          <w:rPr>
            <w:lang w:val="en-GB"/>
          </w:rPr>
          <w:t xml:space="preserve">, three different ranges of </w:t>
        </w:r>
      </w:ins>
      <w:r>
        <w:rPr/>
      </w:r>
      <m:oMath xmlns:m="http://schemas.openxmlformats.org/officeDocument/2006/math">
        <m:sSub>
          <m:e>
            <m:r>
              <w:rPr>
                <w:rFonts w:ascii="Cambria Math" w:hAnsi="Cambria Math"/>
              </w:rPr>
              <m:t xml:space="preserve">ω</m:t>
            </m:r>
          </m:e>
          <m:sub>
            <m:r>
              <w:rPr>
                <w:rFonts w:ascii="Cambria Math" w:hAnsi="Cambria Math"/>
              </w:rPr>
              <m:t xml:space="preserve">T</m:t>
            </m:r>
          </m:sub>
        </m:sSub>
      </m:oMath>
      <w:ins w:id="133" w:author="Lucas Buffan" w:date="2026-04-20T09:55:00Z">
        <w:r>
          <w:rPr>
            <w:lang w:val="en-GB"/>
          </w:rPr>
          <w:t xml:space="preserve"> were tested: [0.01, 0.1], [0.01, 0.6] and [0.01, 1].</w:t>
        </w:r>
      </w:ins>
      <w:r>
        <w:rPr>
          <w:lang w:val="en-GB"/>
        </w:rPr>
        <w:t xml:space="preserve"> </w:t>
      </w:r>
      <w:r>
        <w:rPr>
          <w:lang w:val="en-GB"/>
        </w:rPr>
      </w:r>
      <w:commentRangeEnd w:id="12"/>
      <w:r>
        <w:commentReference w:id="12"/>
      </w:r>
      <w:r>
        <w:rPr>
          <w:lang w:val="en-GB"/>
        </w:rPr>
        <w:t>As done by many authors, we ensured an even sampling of the resulting multidimensional parameter space via a quasirandom sampling technique relying on Sobol’ sequences (</w:t>
      </w:r>
      <w:r>
        <w:rPr>
          <w:i/>
          <w:iCs/>
          <w:lang w:val="en-GB"/>
        </w:rPr>
        <w:t>e</w:t>
      </w:r>
      <w:r>
        <w:rPr>
          <w:lang w:val="en-GB"/>
        </w:rPr>
        <w:t>.</w:t>
      </w:r>
      <w:r>
        <w:rPr>
          <w:i/>
          <w:iCs/>
          <w:lang w:val="en-GB"/>
        </w:rPr>
        <w:t>g</w:t>
      </w:r>
      <w:r>
        <w:rPr>
          <w:lang w:val="en-GB"/>
        </w:rPr>
        <w:t xml:space="preserve">., Hagen </w:t>
      </w:r>
      <w:r>
        <w:rPr>
          <w:i/>
          <w:iCs/>
          <w:lang w:val="en-GB"/>
        </w:rPr>
        <w:t>et al.</w:t>
      </w:r>
      <w:r>
        <w:rPr>
          <w:lang w:val="en-GB"/>
        </w:rPr>
        <w:t xml:space="preserve"> 2021b; Skeels </w:t>
      </w:r>
      <w:r>
        <w:rPr>
          <w:i/>
          <w:iCs/>
          <w:lang w:val="en-GB"/>
        </w:rPr>
        <w:t>et al.</w:t>
      </w:r>
      <w:r>
        <w:rPr>
          <w:lang w:val="en-GB"/>
        </w:rPr>
        <w:t xml:space="preserve"> 2023b). Parameter ranges were determined on the basis of a literature review, ensuring their biological relevance. These ranges were further adjusted to limit the prevalence of crashing simulations. In addition to these varying parameters, we specified the value of several fixed parameters (Table S1).</w:t>
      </w:r>
      <w:ins w:id="134" w:author="Philip.Holden" w:date="2026-05-24T05:31:00Z">
        <w:r>
          <w:rPr>
            <w:lang w:val="en-GB"/>
          </w:rPr>
          <w:t xml:space="preserve"> </w:t>
        </w:r>
      </w:ins>
      <w:ins w:id="135" w:author="Philip.Holden" w:date="2026-05-24T05:31:00Z">
        <w:commentRangeStart w:id="13"/>
        <w:r>
          <w:rPr>
            <w:lang w:val="en-GB"/>
          </w:rPr>
          <w:t xml:space="preserve">Identical parameter values were used in each of the eight 500-member ensembles. </w:t>
        </w:r>
      </w:ins>
      <w:commentRangeEnd w:id="13"/>
      <w:r>
        <w:commentReference w:id="13"/>
      </w:r>
      <w:r>
        <w:rPr>
          <w:lang w:val="en-GB"/>
        </w:rPr>
      </w:r>
    </w:p>
    <w:p>
      <w:pPr>
        <w:pStyle w:val="BodyText"/>
        <w:rPr>
          <w:lang w:val="en-GB"/>
        </w:rPr>
      </w:pPr>
      <w:commentRangeStart w:id="14"/>
      <w:r>
        <w:rPr>
          <w:lang w:val="en-GB"/>
        </w:rPr>
        <w:t>We implemented various simulation scenarios (also called modelling schemes) where we modulated the ability of species to cope with climate change</w:t>
      </w:r>
      <w:del w:id="136" w:author="Lucas Buffan" w:date="2026-04-01T10:11:00Z">
        <w:r>
          <w:rPr>
            <w:lang w:val="en-GB"/>
          </w:rPr>
          <w:delText>, and thus, the generalist vs. specialist nature of the simulated species</w:delText>
        </w:r>
      </w:del>
      <w:r>
        <w:rPr>
          <w:lang w:val="en-GB"/>
        </w:rPr>
        <w:t xml:space="preserve">. In the </w:t>
      </w:r>
      <w:del w:id="137" w:author="Lucas Buffan" w:date="2026-04-01T10:12:00Z">
        <w:r>
          <w:rPr>
            <w:lang w:val="en-GB"/>
          </w:rPr>
          <w:delText>full-adaptationist</w:delText>
        </w:r>
      </w:del>
      <w:ins w:id="138" w:author="Lucas Buffan" w:date="2026-04-01T10:12:00Z">
        <w:r>
          <w:rPr>
            <w:lang w:val="en-GB"/>
          </w:rPr>
          <w:t>adaptive niche</w:t>
        </w:r>
      </w:ins>
      <w:r>
        <w:rPr>
          <w:lang w:val="en-GB"/>
        </w:rPr>
        <w:t xml:space="preserve"> model (</w:t>
      </w:r>
      <w:r>
        <w:rPr/>
      </w:r>
      <m:oMath xmlns:m="http://schemas.openxmlformats.org/officeDocument/2006/math">
        <m:r>
          <w:rPr>
            <w:rFonts w:ascii="Cambria Math" w:hAnsi="Cambria Math"/>
          </w:rPr>
          <m:t xml:space="preserve">M</m:t>
        </m:r>
        <m:r>
          <w:rPr>
            <w:rFonts w:ascii="Cambria Math" w:hAnsi="Cambria Math"/>
          </w:rPr>
          <m:t xml:space="preserve">1</m:t>
        </m:r>
      </m:oMath>
      <w:del w:id="139" w:author="Lucas Buffan" w:date="2026-04-01T10:18:00Z">
        <w:r>
          <w:rPr>
            <w:lang w:val="en-GB"/>
          </w:rPr>
          <w:delText>, generalist</w:delText>
        </w:r>
      </w:del>
      <w:r>
        <w:rPr>
          <w:lang w:val="en-GB"/>
        </w:rPr>
        <w:t>), climatic optima (</w:t>
      </w:r>
      <w:r>
        <w:rPr/>
      </w:r>
      <m:oMath xmlns:m="http://schemas.openxmlformats.org/officeDocument/2006/math">
        <m:sSub>
          <m:e>
            <m:r>
              <w:rPr>
                <w:rFonts w:ascii="Cambria Math" w:hAnsi="Cambria Math"/>
              </w:rPr>
              <m:t xml:space="preserve">P</m:t>
            </m:r>
          </m:e>
          <m:sub>
            <m:r>
              <w:rPr>
                <w:rFonts w:ascii="Cambria Math" w:hAnsi="Cambria Math"/>
              </w:rPr>
              <m:t xml:space="preserve">k</m:t>
            </m:r>
            <m:r>
              <w:rPr>
                <w:rFonts w:ascii="Cambria Math" w:hAnsi="Cambria Math"/>
              </w:rPr>
              <m:t xml:space="preserve">,</m:t>
            </m:r>
            <m:r>
              <w:rPr>
                <w:rFonts w:ascii="Cambria Math" w:hAnsi="Cambria Math"/>
              </w:rPr>
              <m:t xml:space="preserve">l</m:t>
            </m:r>
          </m:sub>
        </m:sSub>
      </m:oMath>
      <w:r>
        <w:rPr>
          <w:lang w:val="en-GB"/>
        </w:rPr>
        <w:t xml:space="preserve"> and </w:t>
      </w:r>
      <w:r>
        <w:rPr/>
      </w:r>
      <m:oMath xmlns:m="http://schemas.openxmlformats.org/officeDocument/2006/math">
        <m:sSub>
          <m:e>
            <m:r>
              <w:rPr>
                <w:rFonts w:ascii="Cambria Math" w:hAnsi="Cambria Math"/>
              </w:rPr>
              <m:t xml:space="preserve">T</m:t>
            </m:r>
          </m:e>
          <m:sub>
            <m:r>
              <w:rPr>
                <w:rFonts w:ascii="Cambria Math" w:hAnsi="Cambria Math"/>
              </w:rPr>
              <m:t xml:space="preserve">k</m:t>
            </m:r>
            <m:r>
              <w:rPr>
                <w:rFonts w:ascii="Cambria Math" w:hAnsi="Cambria Math"/>
              </w:rPr>
              <m:t xml:space="preserve">,</m:t>
            </m:r>
            <m:r>
              <w:rPr>
                <w:rFonts w:ascii="Cambria Math" w:hAnsi="Cambria Math"/>
              </w:rPr>
              <m:t xml:space="preserve">l</m:t>
            </m:r>
          </m:sub>
        </m:sSub>
      </m:oMath>
      <w:r>
        <w:rPr>
          <w:lang w:val="en-GB"/>
        </w:rPr>
        <w:t>) were able to evolve in the direction of local climate change. To isolate the effect of a single environmental covariate on the resulting simulated biodiversity pattern, alternative versions of this model consisted of either removing the temperature (</w:t>
      </w:r>
      <w:r>
        <w:rPr/>
      </w:r>
      <m:oMath xmlns:m="http://schemas.openxmlformats.org/officeDocument/2006/math">
        <m:r>
          <w:rPr>
            <w:rFonts w:ascii="Cambria Math" w:hAnsi="Cambria Math"/>
          </w:rPr>
          <m:t xml:space="preserve">M</m:t>
        </m:r>
        <m:r>
          <w:rPr>
            <w:rFonts w:ascii="Cambria Math" w:hAnsi="Cambria Math"/>
          </w:rPr>
          <m:t xml:space="preserve">2</m:t>
        </m:r>
      </m:oMath>
      <w:r>
        <w:rPr>
          <w:lang w:val="en-GB"/>
        </w:rPr>
        <w:t>) or the precipitation (</w:t>
      </w:r>
      <w:r>
        <w:rPr/>
      </w:r>
      <m:oMath xmlns:m="http://schemas.openxmlformats.org/officeDocument/2006/math">
        <m:r>
          <w:rPr>
            <w:rFonts w:ascii="Cambria Math" w:hAnsi="Cambria Math"/>
          </w:rPr>
          <m:t xml:space="preserve">M</m:t>
        </m:r>
        <m:r>
          <w:rPr>
            <w:rFonts w:ascii="Cambria Math" w:hAnsi="Cambria Math"/>
          </w:rPr>
          <m:t xml:space="preserve">3</m:t>
        </m:r>
      </m:oMath>
      <w:r>
        <w:rPr>
          <w:lang w:val="en-GB"/>
        </w:rPr>
        <w:t xml:space="preserve">) constraint on species ecology. </w:t>
      </w:r>
      <w:del w:id="140" w:author="Philip.Holden" w:date="2026-05-24T05:26:00Z">
        <w:r>
          <w:rPr>
            <w:lang w:val="en-GB"/>
          </w:rPr>
          <w:delText>Besides</w:delText>
        </w:r>
      </w:del>
      <w:ins w:id="141" w:author="Philip.Holden" w:date="2026-05-24T05:26:00Z">
        <w:r>
          <w:rPr>
            <w:lang w:val="en-GB"/>
          </w:rPr>
          <w:t>W</w:t>
        </w:r>
      </w:ins>
      <w:del w:id="142" w:author="Philip.Holden" w:date="2026-05-24T05:26:00Z">
        <w:r>
          <w:rPr>
            <w:lang w:val="en-GB"/>
          </w:rPr>
          <w:delText>, w</w:delText>
        </w:r>
      </w:del>
      <w:r>
        <w:rPr>
          <w:lang w:val="en-GB"/>
        </w:rPr>
        <w:t xml:space="preserve">e also implemented a </w:t>
      </w:r>
      <w:del w:id="143" w:author="Lucas Buffan" w:date="2026-04-01T10:12:00Z">
        <w:r>
          <w:rPr>
            <w:lang w:val="en-GB"/>
          </w:rPr>
          <w:delText>zero-adaptationist</w:delText>
        </w:r>
      </w:del>
      <w:ins w:id="144" w:author="Lucas Buffan" w:date="2026-04-01T10:12:00Z">
        <w:r>
          <w:rPr>
            <w:lang w:val="en-GB"/>
          </w:rPr>
          <w:t>fixed niche</w:t>
        </w:r>
      </w:ins>
      <w:r>
        <w:rPr>
          <w:lang w:val="en-GB"/>
        </w:rPr>
        <w:t xml:space="preserve"> model (</w:t>
      </w:r>
      <w:r>
        <w:rPr/>
      </w:r>
      <m:oMath xmlns:m="http://schemas.openxmlformats.org/officeDocument/2006/math">
        <m:r>
          <w:rPr>
            <w:rFonts w:ascii="Cambria Math" w:hAnsi="Cambria Math"/>
          </w:rPr>
          <m:t xml:space="preserve">M</m:t>
        </m:r>
        <m:r>
          <w:rPr>
            <w:rFonts w:ascii="Cambria Math" w:hAnsi="Cambria Math"/>
          </w:rPr>
          <m:t xml:space="preserve">0</m:t>
        </m:r>
      </m:oMath>
      <w:del w:id="145" w:author="Lucas Buffan" w:date="2026-04-01T10:18:00Z">
        <w:r>
          <w:rPr>
            <w:lang w:val="en-GB"/>
          </w:rPr>
          <w:delText>, specialist</w:delText>
        </w:r>
      </w:del>
      <w:r>
        <w:rPr>
          <w:lang w:val="en-GB"/>
        </w:rPr>
        <w:t>), where niche optima could not evolve and were therefore held constant (to their initial value) across all simulations.</w:t>
      </w:r>
      <w:commentRangeEnd w:id="14"/>
      <w:r>
        <w:commentReference w:id="14"/>
      </w:r>
      <w:r>
        <w:rPr>
          <w:lang w:val="en-GB"/>
        </w:rPr>
      </w:r>
    </w:p>
    <w:p>
      <w:pPr>
        <w:pStyle w:val="BodyText"/>
        <w:rPr>
          <w:lang w:val="en-GB"/>
          <w:ins w:id="150" w:author="Lucas Buffan" w:date="2026-04-21T14:50:00Z"/>
        </w:rPr>
      </w:pPr>
      <w:ins w:id="146" w:author="Lucas Buffan" w:date="2026-04-01T14:38:00Z">
        <w:r>
          <w:rPr>
            <w:lang w:val="en-GB"/>
          </w:rPr>
          <w:t>Importantly, simulations generated under the fixed niche model (</w:t>
        </w:r>
      </w:ins>
      <w:r>
        <w:rPr/>
      </w:r>
      <m:oMath xmlns:m="http://schemas.openxmlformats.org/officeDocument/2006/math">
        <m:r>
          <w:rPr>
            <w:rFonts w:ascii="Cambria Math" w:hAnsi="Cambria Math"/>
          </w:rPr>
          <m:t xml:space="preserve">M</m:t>
        </m:r>
        <m:r>
          <w:rPr>
            <w:rFonts w:ascii="Cambria Math" w:hAnsi="Cambria Math"/>
          </w:rPr>
          <m:t xml:space="preserve">0</m:t>
        </m:r>
      </m:oMath>
      <w:ins w:id="147" w:author="Lucas Buffan" w:date="2026-04-01T14:38:00Z">
        <w:r>
          <w:rPr>
            <w:lang w:val="en-GB"/>
          </w:rPr>
          <w:t xml:space="preserve">) originating in the tropical biome of either continent allowed </w:t>
        </w:r>
      </w:ins>
      <w:ins w:id="148" w:author="Philip.Holden" w:date="2026-05-19T18:48:00Z">
        <w:r>
          <w:rPr>
            <w:lang w:val="en-GB"/>
          </w:rPr>
          <w:t xml:space="preserve">us </w:t>
        </w:r>
      </w:ins>
      <w:ins w:id="149" w:author="Lucas Buffan" w:date="2026-04-01T14:38:00Z">
        <w:r>
          <w:rPr>
            <w:lang w:val="en-GB"/>
          </w:rPr>
          <w:t>to assess fundamental hypotheses related to the concept of tropical niche conservatism (Wiens &amp; Donoghue 2004). This concept has often been invoked to explain the high diversity of tropical compared to temperate regions. In the framework of the Americas, Smith et al. (2012) evidenced that the extant vertebrate biodiversity across the Americas resulted from an asymmetric niche conservatism. They indeed showed that taxa of North American origin were a significant compound of the high Neotropical biodiversity, whereas taxa with a southern ascent were little represented in temperate North America, therefore arguing that South American taxa exhibit an higher niche conservatism (in favour of tropical areas) than North American taxa. Thus, our modelling schemes also provide the ability to test whether palaeoclimate is a sufficient driver behind this observed niche conservatism asymmetry across the Americas.</w:t>
        </w:r>
      </w:ins>
    </w:p>
    <w:p>
      <w:pPr>
        <w:pStyle w:val="BodyText"/>
        <w:rPr>
          <w:lang w:val="en-GB"/>
        </w:rPr>
      </w:pPr>
      <w:ins w:id="151" w:author="Lucas Buffan" w:date="2026-04-22T12:11:00Z">
        <w:commentRangeStart w:id="15"/>
        <w:r>
          <w:rPr>
            <w:lang w:val="en-GB"/>
          </w:rPr>
          <w:t>T</w:t>
        </w:r>
      </w:ins>
      <w:ins w:id="152" w:author="Lucas Buffan" w:date="2026-04-22T10:29:00Z">
        <w:r>
          <w:rPr>
            <w:lang w:val="en-GB"/>
          </w:rPr>
          <w:t xml:space="preserve">hroughout the study period, </w:t>
        </w:r>
      </w:ins>
      <w:ins w:id="153" w:author="Lucas Buffan" w:date="2026-04-22T10:29:00Z">
        <w:del w:id="154" w:author="Philip.Holden" w:date="2026-05-24T05:35:00Z">
          <w:r>
            <w:rPr>
              <w:lang w:val="en-GB"/>
            </w:rPr>
            <w:delText xml:space="preserve">a vast proportion </w:delText>
          </w:r>
        </w:del>
      </w:ins>
      <w:ins w:id="155" w:author="Lucas Buffan" w:date="2026-04-22T10:29:00Z">
        <w:r>
          <w:rPr>
            <w:lang w:val="en-GB"/>
          </w:rPr>
          <w:t xml:space="preserve">the South American landmass </w:t>
        </w:r>
      </w:ins>
      <w:ins w:id="156" w:author="Lucas Buffan" w:date="2026-04-22T10:29:00Z">
        <w:del w:id="157" w:author="Philip.Holden" w:date="2026-05-24T05:37:00Z">
          <w:r>
            <w:rPr>
              <w:lang w:val="en-GB"/>
            </w:rPr>
            <w:delText>has been</w:delText>
          </w:r>
        </w:del>
      </w:ins>
      <w:ins w:id="158" w:author="Philip.Holden" w:date="2026-05-24T05:37:00Z">
        <w:r>
          <w:rPr>
            <w:lang w:val="en-GB"/>
          </w:rPr>
          <w:t>was</w:t>
        </w:r>
      </w:ins>
      <w:ins w:id="159" w:author="Lucas Buffan" w:date="2026-04-22T10:29:00Z">
        <w:r>
          <w:rPr>
            <w:lang w:val="en-GB"/>
          </w:rPr>
          <w:t xml:space="preserve"> </w:t>
        </w:r>
      </w:ins>
      <w:ins w:id="160" w:author="Philip.Holden" w:date="2026-05-24T05:35:00Z">
        <w:r>
          <w:rPr>
            <w:lang w:val="en-GB"/>
          </w:rPr>
          <w:t xml:space="preserve">dominated by </w:t>
        </w:r>
      </w:ins>
      <w:ins w:id="161" w:author="Lucas Buffan" w:date="2026-04-22T10:29:00Z">
        <w:del w:id="162" w:author="Philip.Holden" w:date="2026-05-24T05:35:00Z">
          <w:r>
            <w:rPr>
              <w:lang w:val="en-GB"/>
            </w:rPr>
            <w:delText xml:space="preserve">under </w:delText>
          </w:r>
        </w:del>
      </w:ins>
      <w:ins w:id="163" w:author="Philip.Holden" w:date="2026-05-24T05:38:00Z">
        <w:r>
          <w:rPr>
            <w:lang w:val="en-GB"/>
          </w:rPr>
          <w:t>relatively</w:t>
        </w:r>
      </w:ins>
      <w:ins w:id="164" w:author="Philip.Holden" w:date="2026-05-24T05:35:00Z">
        <w:r>
          <w:rPr>
            <w:lang w:val="en-GB"/>
          </w:rPr>
          <w:t xml:space="preserve"> </w:t>
        </w:r>
      </w:ins>
      <w:ins w:id="165" w:author="Lucas Buffan" w:date="2026-04-22T10:29:00Z">
        <w:r>
          <w:rPr>
            <w:lang w:val="en-GB"/>
          </w:rPr>
          <w:t>stable tropical climatic conditions</w:t>
        </w:r>
      </w:ins>
      <w:ins w:id="166" w:author="Lucas Buffan" w:date="2026-04-22T10:46:00Z">
        <w:r>
          <w:rPr>
            <w:lang w:val="en-GB"/>
          </w:rPr>
          <w:t xml:space="preserve"> </w:t>
        </w:r>
      </w:ins>
      <w:ins w:id="167" w:author="Lucas Buffan" w:date="2026-04-22T10:41:00Z">
        <w:r>
          <w:rPr>
            <w:lang w:val="en-GB"/>
          </w:rPr>
          <w:t>whereas the</w:t>
        </w:r>
      </w:ins>
      <w:ins w:id="168" w:author="Lucas Buffan" w:date="2026-04-22T10:41:00Z">
        <w:del w:id="169" w:author="Philip.Holden" w:date="2026-05-24T05:35:00Z">
          <w:r>
            <w:rPr>
              <w:lang w:val="en-GB"/>
            </w:rPr>
            <w:delText xml:space="preserve"> overall</w:delText>
          </w:r>
        </w:del>
      </w:ins>
      <w:ins w:id="170" w:author="Lucas Buffan" w:date="2026-04-22T10:41:00Z">
        <w:r>
          <w:rPr>
            <w:lang w:val="en-GB"/>
          </w:rPr>
          <w:t xml:space="preserve"> North American climate </w:t>
        </w:r>
      </w:ins>
      <w:ins w:id="171" w:author="Lucas Buffan" w:date="2026-04-22T10:41:00Z">
        <w:del w:id="172" w:author="Philip.Holden" w:date="2026-05-24T05:38:00Z">
          <w:r>
            <w:rPr>
              <w:lang w:val="en-GB"/>
            </w:rPr>
            <w:delText>has been</w:delText>
          </w:r>
        </w:del>
      </w:ins>
      <w:ins w:id="173" w:author="Philip.Holden" w:date="2026-05-24T05:38:00Z">
        <w:r>
          <w:rPr>
            <w:lang w:val="en-GB"/>
          </w:rPr>
          <w:t>was</w:t>
        </w:r>
      </w:ins>
      <w:ins w:id="174" w:author="Lucas Buffan" w:date="2026-04-22T10:41:00Z">
        <w:r>
          <w:rPr>
            <w:lang w:val="en-GB"/>
          </w:rPr>
          <w:t xml:space="preserve"> </w:t>
        </w:r>
      </w:ins>
      <w:ins w:id="175" w:author="Lucas Buffan" w:date="2026-04-22T10:41:00Z">
        <w:del w:id="176" w:author="Philip.Holden" w:date="2026-05-24T05:36:00Z">
          <w:r>
            <w:rPr>
              <w:lang w:val="en-GB"/>
            </w:rPr>
            <w:delText>marked</w:delText>
          </w:r>
        </w:del>
      </w:ins>
      <w:ins w:id="177" w:author="Philip.Holden" w:date="2026-05-24T05:36:00Z">
        <w:r>
          <w:rPr>
            <w:lang w:val="en-GB"/>
          </w:rPr>
          <w:t>dominated</w:t>
        </w:r>
      </w:ins>
      <w:ins w:id="178" w:author="Lucas Buffan" w:date="2026-04-22T10:41:00Z">
        <w:r>
          <w:rPr>
            <w:lang w:val="en-GB"/>
          </w:rPr>
          <w:t xml:space="preserve"> by pronounced temporal fluctuations </w:t>
        </w:r>
      </w:ins>
      <w:ins w:id="179" w:author="Lucas Buffan" w:date="2026-04-22T10:41:00Z">
        <w:commentRangeStart w:id="16"/>
        <w:r>
          <w:rPr>
            <w:lang w:val="en-GB"/>
          </w:rPr>
          <w:t>and seasonality (Figure S1).</w:t>
        </w:r>
      </w:ins>
      <w:r>
        <w:rPr>
          <w:lang w:val="en-GB"/>
        </w:rPr>
      </w:r>
      <w:ins w:id="180" w:author="Lucas Buffan" w:date="2026-04-22T10:41:00Z">
        <w:commentRangeEnd w:id="16"/>
        <w:r>
          <w:commentReference w:id="16"/>
        </w:r>
        <w:r>
          <w:rPr>
            <w:lang w:val="en-GB"/>
          </w:rPr>
          <w:t xml:space="preserve"> </w:t>
        </w:r>
      </w:ins>
      <w:r>
        <w:rPr>
          <w:lang w:val="en-GB"/>
        </w:rPr>
      </w:r>
      <w:ins w:id="181" w:author="Lucas Buffan" w:date="2026-04-22T10:41:00Z">
        <w:commentRangeEnd w:id="15"/>
        <w:r>
          <w:commentReference w:id="15"/>
        </w:r>
        <w:r>
          <w:rPr>
            <w:lang w:val="en-GB"/>
          </w:rPr>
          <w:t xml:space="preserve">Consequently, </w:t>
        </w:r>
      </w:ins>
      <w:ins w:id="182" w:author="Lucas Buffan" w:date="2026-04-22T10:46:00Z">
        <w:r>
          <w:rPr>
            <w:lang w:val="en-GB"/>
          </w:rPr>
          <w:t>w</w:t>
        </w:r>
      </w:ins>
      <w:ins w:id="183" w:author="Lucas Buffan" w:date="2026-04-21T15:21:00Z">
        <w:r>
          <w:rPr>
            <w:lang w:val="en-GB"/>
          </w:rPr>
          <w:t xml:space="preserve">e expect </w:t>
        </w:r>
      </w:ins>
      <w:ins w:id="184" w:author="Lucas Buffan" w:date="2026-04-22T12:07:00Z">
        <w:r>
          <w:rPr>
            <w:lang w:val="en-GB"/>
          </w:rPr>
          <w:t xml:space="preserve">that lineages generated under </w:t>
        </w:r>
      </w:ins>
      <w:ins w:id="185" w:author="Lucas Buffan" w:date="2026-04-21T15:24:00Z">
        <w:r>
          <w:rPr>
            <w:lang w:val="en-GB"/>
          </w:rPr>
          <w:t>fixed-niche simulations (M0, high conservatism) originating in South America to be less intensively exchanged than those generated under evolving-niche simulations starting in North America (M1−3, attenuated conservatism)</w:t>
        </w:r>
      </w:ins>
      <w:ins w:id="186" w:author="Lucas Buffan" w:date="2026-04-22T12:11:00Z">
        <w:r>
          <w:rPr>
            <w:lang w:val="en-GB"/>
          </w:rPr>
          <w:t>. Such an imbalance would be</w:t>
        </w:r>
      </w:ins>
      <w:ins w:id="187" w:author="Lucas Buffan" w:date="2026-04-21T15:25:00Z">
        <w:r>
          <w:rPr>
            <w:lang w:val="en-GB"/>
          </w:rPr>
          <w:t xml:space="preserve"> in line with the empirical pattern of exchange asymmetry that took place during the GABI.</w:t>
        </w:r>
      </w:ins>
    </w:p>
    <w:p>
      <w:pPr>
        <w:pStyle w:val="BodyText"/>
        <w:rPr>
          <w:lang w:val="en-GB"/>
        </w:rPr>
      </w:pPr>
      <w:bookmarkStart w:id="13" w:name="simulation-model-and-modelling-schemes"/>
      <w:r>
        <w:rPr>
          <w:lang w:val="en-GB"/>
        </w:rPr>
        <w:t xml:space="preserve">Last, it is important to notice that, since the palaeoclimate reconstructions that we used ignored tectonic plate motion – a reasonable assumption for a 5-My time frame – continental position in our landscapes was held constant across simulations. Therefore, in that framework, changes in connectivity between North and South America could only arise from the </w:t>
      </w:r>
      <w:del w:id="188" w:author="Philip.Holden" w:date="2026-05-24T05:42:00Z">
        <w:r>
          <w:rPr>
            <w:lang w:val="en-GB"/>
          </w:rPr>
          <w:delText>environment</w:delText>
        </w:r>
      </w:del>
      <w:ins w:id="189" w:author="Philip.Holden" w:date="2026-05-24T05:42:00Z">
        <w:r>
          <w:rPr>
            <w:lang w:val="en-GB"/>
          </w:rPr>
          <w:t>climate</w:t>
        </w:r>
      </w:ins>
      <w:r>
        <w:rPr>
          <w:lang w:val="en-GB"/>
        </w:rPr>
        <w:t>.</w:t>
      </w:r>
      <w:bookmarkEnd w:id="13"/>
    </w:p>
    <w:p>
      <w:pPr>
        <w:pStyle w:val="Heading2"/>
        <w:rPr>
          <w:lang w:val="en-GB"/>
        </w:rPr>
      </w:pPr>
      <w:bookmarkStart w:id="14" w:name="quantification-and-statistical-analyses"/>
      <w:bookmarkEnd w:id="14"/>
      <w:r>
        <w:rPr>
          <w:lang w:val="en-GB"/>
        </w:rPr>
        <w:t>Quantification and statistical analyses</w:t>
      </w:r>
    </w:p>
    <w:p>
      <w:pPr>
        <w:pStyle w:val="FirstParagraph"/>
        <w:rPr>
          <w:lang w:val="en-GB"/>
        </w:rPr>
      </w:pPr>
      <w:r>
        <w:rPr>
          <w:lang w:val="en-GB"/>
        </w:rPr>
        <w:t xml:space="preserve">At every time step, for each run of each simulation, we used a function released by Skeels </w:t>
      </w:r>
      <w:r>
        <w:rPr>
          <w:i/>
          <w:iCs/>
          <w:lang w:val="en-GB"/>
        </w:rPr>
        <w:t>et al.</w:t>
      </w:r>
      <w:r>
        <w:rPr>
          <w:lang w:val="en-GB"/>
        </w:rPr>
        <w:t xml:space="preserve"> (2023b) to save presence-absence matrices. Given a time </w:t>
      </w:r>
      <w:r>
        <w:rPr/>
      </w:r>
      <m:oMath xmlns:m="http://schemas.openxmlformats.org/officeDocument/2006/math">
        <m:r>
          <w:rPr>
            <w:rFonts w:ascii="Cambria Math" w:hAnsi="Cambria Math"/>
          </w:rPr>
          <m:t xml:space="preserve">t</m:t>
        </m:r>
      </m:oMath>
      <w:r>
        <w:rPr>
          <w:lang w:val="en-GB"/>
        </w:rPr>
        <w:t xml:space="preserve">, such matrices stored on their columns the presence of each simulated species that have existed from the onset of the simulation to </w:t>
      </w:r>
      <w:r>
        <w:rPr/>
      </w:r>
      <m:oMath xmlns:m="http://schemas.openxmlformats.org/officeDocument/2006/math">
        <m:r>
          <w:rPr>
            <w:rFonts w:ascii="Cambria Math" w:hAnsi="Cambria Math"/>
          </w:rPr>
          <m:t xml:space="preserve">t</m:t>
        </m:r>
      </m:oMath>
      <w:r>
        <w:rPr>
          <w:lang w:val="en-GB"/>
        </w:rPr>
        <w:t xml:space="preserve"> within each cell of the landscape (rows of the matrix) as a binary variable – </w:t>
      </w:r>
      <w:r>
        <w:rPr/>
      </w:r>
      <m:oMath xmlns:m="http://schemas.openxmlformats.org/officeDocument/2006/math">
        <m:r>
          <w:rPr>
            <w:rFonts w:ascii="Cambria Math" w:hAnsi="Cambria Math"/>
          </w:rPr>
          <m:t xml:space="preserve">1</m:t>
        </m:r>
      </m:oMath>
      <w:r>
        <w:rPr>
          <w:lang w:val="en-GB"/>
        </w:rPr>
        <w:t xml:space="preserve">: the species inhabits that cell, </w:t>
      </w:r>
      <w:r>
        <w:rPr/>
      </w:r>
      <m:oMath xmlns:m="http://schemas.openxmlformats.org/officeDocument/2006/math">
        <m:r>
          <w:rPr>
            <w:rFonts w:ascii="Cambria Math" w:hAnsi="Cambria Math"/>
          </w:rPr>
          <m:t xml:space="preserve">0</m:t>
        </m:r>
      </m:oMath>
      <w:r>
        <w:rPr>
          <w:lang w:val="en-GB"/>
        </w:rPr>
        <w:t>: it does not.</w:t>
      </w:r>
    </w:p>
    <w:p>
      <w:pPr>
        <w:pStyle w:val="BodyText"/>
        <w:rPr>
          <w:lang w:val="en-GB"/>
        </w:rPr>
      </w:pPr>
      <w:r>
        <w:rPr>
          <w:lang w:val="en-GB"/>
        </w:rPr>
        <w:t xml:space="preserve">Given a batch of simulations, after discarding those that crashed – </w:t>
      </w:r>
      <w:r>
        <w:rPr>
          <w:i/>
          <w:iCs/>
          <w:lang w:val="en-GB"/>
        </w:rPr>
        <w:t>i</w:t>
      </w:r>
      <w:r>
        <w:rPr>
          <w:lang w:val="en-GB"/>
        </w:rPr>
        <w:t>.</w:t>
      </w:r>
      <w:r>
        <w:rPr>
          <w:i/>
          <w:iCs/>
          <w:lang w:val="en-GB"/>
        </w:rPr>
        <w:t>e</w:t>
      </w:r>
      <w:r>
        <w:rPr>
          <w:lang w:val="en-GB"/>
        </w:rPr>
        <w:t xml:space="preserve">., that led to no living representative – we quantified four metrics reflecting the occurrence, magnitude and efficiency of an eventual transcontinental exchange based on the presence-absence matrix of the last time step of each successful run (hereafter called </w:t>
      </w:r>
      <w:r>
        <w:rPr/>
      </w:r>
      <m:oMath xmlns:m="http://schemas.openxmlformats.org/officeDocument/2006/math">
        <m:sSub>
          <m:e>
            <m:r>
              <w:rPr>
                <w:rFonts w:ascii="Cambria Math" w:hAnsi="Cambria Math"/>
              </w:rPr>
              <m:t xml:space="preserve">t</m:t>
            </m:r>
          </m:e>
          <m:sub>
            <m:r>
              <w:rPr>
                <w:rFonts w:ascii="Cambria Math" w:hAnsi="Cambria Math"/>
              </w:rPr>
              <m:t xml:space="preserve">end</m:t>
            </m:r>
          </m:sub>
        </m:sSub>
      </m:oMath>
      <w:r>
        <w:rPr>
          <w:lang w:val="en-GB"/>
        </w:rPr>
        <w:t xml:space="preserve">). First, we assessed the exchange success, a binary variable set to one if at least one pixel of the area to colonise (hereafter called </w:t>
      </w:r>
      <w:r>
        <w:rPr/>
      </w:r>
      <m:oMath xmlns:m="http://schemas.openxmlformats.org/officeDocument/2006/math">
        <m:sSub>
          <m:e>
            <m:r>
              <w:rPr>
                <w:rFonts w:ascii="Cambria Math" w:hAnsi="Cambria Math"/>
              </w:rPr>
              <m:t xml:space="preserve">A</m:t>
            </m:r>
          </m:e>
          <m:sub>
            <m:r>
              <w:rPr>
                <w:rFonts w:ascii="Cambria Math" w:hAnsi="Cambria Math"/>
              </w:rPr>
              <m:t xml:space="preserve">col</m:t>
            </m:r>
          </m:sub>
        </m:sSub>
      </m:oMath>
      <w:r>
        <w:rPr>
          <w:lang w:val="en-GB"/>
        </w:rPr>
        <w:t xml:space="preserve">, </w:t>
      </w:r>
      <w:r>
        <w:rPr>
          <w:i/>
          <w:iCs/>
          <w:lang w:val="en-GB"/>
        </w:rPr>
        <w:t>e</w:t>
      </w:r>
      <w:r>
        <w:rPr>
          <w:lang w:val="en-GB"/>
        </w:rPr>
        <w:t>.</w:t>
      </w:r>
      <w:r>
        <w:rPr>
          <w:i/>
          <w:iCs/>
          <w:lang w:val="en-GB"/>
        </w:rPr>
        <w:t>g</w:t>
      </w:r>
      <w:r>
        <w:rPr>
          <w:lang w:val="en-GB"/>
        </w:rPr>
        <w:t>., South America if the simulation started in North America) recorded a presence. Then, we recorded the biome in which the initial ancestor occurs (</w:t>
      </w:r>
      <w:r>
        <w:rPr>
          <w:i/>
          <w:iCs/>
          <w:lang w:val="en-GB"/>
        </w:rPr>
        <w:t>i</w:t>
      </w:r>
      <w:r>
        <w:rPr>
          <w:lang w:val="en-GB"/>
        </w:rPr>
        <w:t>.</w:t>
      </w:r>
      <w:r>
        <w:rPr>
          <w:i/>
          <w:iCs/>
          <w:lang w:val="en-GB"/>
        </w:rPr>
        <w:t>e</w:t>
      </w:r>
      <w:r>
        <w:rPr>
          <w:lang w:val="en-GB"/>
        </w:rPr>
        <w:t>., Tropical, Arid, Temperate, Cold, Polar) as well as the distance of this initial ancestor to a point arbitrarily located on the zone of the isthmus of Panama, (</w:t>
      </w:r>
      <w:r>
        <w:rPr/>
      </w:r>
      <m:oMath xmlns:m="http://schemas.openxmlformats.org/officeDocument/2006/math">
        <m:r>
          <w:rPr>
            <w:rFonts w:ascii="Cambria Math" w:hAnsi="Cambria Math"/>
          </w:rPr>
          <m:t xml:space="preserve">−</m:t>
        </m:r>
        <m:r>
          <w:rPr>
            <w:rFonts w:ascii="Cambria Math" w:hAnsi="Cambria Math"/>
          </w:rPr>
          <m:t xml:space="preserve">84</m:t>
        </m:r>
        <m:r>
          <w:rPr>
            <w:rFonts w:ascii="Cambria Math" w:hAnsi="Cambria Math"/>
          </w:rPr>
          <m:t xml:space="preserve">°</m:t>
        </m:r>
      </m:oMath>
      <w:r>
        <w:rPr>
          <w:lang w:val="en-GB"/>
        </w:rPr>
        <w:t xml:space="preserve">lon, </w:t>
      </w:r>
      <w:r>
        <w:rPr/>
      </w:r>
      <m:oMath xmlns:m="http://schemas.openxmlformats.org/officeDocument/2006/math">
        <m:r>
          <w:rPr>
            <w:rFonts w:ascii="Cambria Math" w:hAnsi="Cambria Math"/>
          </w:rPr>
          <m:t xml:space="preserve">10</m:t>
        </m:r>
        <m:r>
          <w:rPr>
            <w:rFonts w:ascii="Cambria Math" w:hAnsi="Cambria Math"/>
          </w:rPr>
          <m:t xml:space="preserve">°</m:t>
        </m:r>
      </m:oMath>
      <w:r>
        <w:rPr>
          <w:lang w:val="en-GB"/>
        </w:rPr>
        <w:t xml:space="preserve">lat). Last, in the case of a successful exchange, we quantified the number of virtual taxa recorded in </w:t>
      </w:r>
      <w:r>
        <w:rPr/>
      </w:r>
      <m:oMath xmlns:m="http://schemas.openxmlformats.org/officeDocument/2006/math">
        <m:sSub>
          <m:e>
            <m:r>
              <w:rPr>
                <w:rFonts w:ascii="Cambria Math" w:hAnsi="Cambria Math"/>
              </w:rPr>
              <m:t xml:space="preserve">A</m:t>
            </m:r>
          </m:e>
          <m:sub>
            <m:r>
              <w:rPr>
                <w:rFonts w:ascii="Cambria Math" w:hAnsi="Cambria Math"/>
              </w:rPr>
              <m:t xml:space="preserve">col</m:t>
            </m:r>
          </m:sub>
        </m:sSub>
      </m:oMath>
      <w:r>
        <w:rPr>
          <w:lang w:val="en-GB"/>
        </w:rPr>
        <w:t xml:space="preserve"> at </w:t>
      </w:r>
      <w:r>
        <w:rPr/>
      </w:r>
      <m:oMath xmlns:m="http://schemas.openxmlformats.org/officeDocument/2006/math">
        <m:sSub>
          <m:e>
            <m:r>
              <w:rPr>
                <w:rFonts w:ascii="Cambria Math" w:hAnsi="Cambria Math"/>
              </w:rPr>
              <m:t xml:space="preserve">t</m:t>
            </m:r>
          </m:e>
          <m:sub>
            <m:r>
              <w:rPr>
                <w:rFonts w:ascii="Cambria Math" w:hAnsi="Cambria Math"/>
              </w:rPr>
              <m:t xml:space="preserve">end</m:t>
            </m:r>
          </m:sub>
        </m:sSub>
      </m:oMath>
      <w:r>
        <w:rPr>
          <w:lang w:val="en-GB"/>
        </w:rPr>
        <w:t xml:space="preserve"> – referred to as “colonised diversity” – and the proportion of </w:t>
      </w:r>
      <w:r>
        <w:rPr/>
      </w:r>
      <m:oMath xmlns:m="http://schemas.openxmlformats.org/officeDocument/2006/math">
        <m:sSub>
          <m:e>
            <m:r>
              <w:rPr>
                <w:rFonts w:ascii="Cambria Math" w:hAnsi="Cambria Math"/>
              </w:rPr>
              <m:t xml:space="preserve">A</m:t>
            </m:r>
          </m:e>
          <m:sub>
            <m:r>
              <w:rPr>
                <w:rFonts w:ascii="Cambria Math" w:hAnsi="Cambria Math"/>
              </w:rPr>
              <m:t xml:space="preserve">col</m:t>
            </m:r>
          </m:sub>
        </m:sSub>
      </m:oMath>
      <w:r>
        <w:rPr>
          <w:lang w:val="en-GB"/>
        </w:rPr>
        <w:t xml:space="preserve"> actually colonised at </w:t>
      </w:r>
      <w:r>
        <w:rPr/>
      </w:r>
      <m:oMath xmlns:m="http://schemas.openxmlformats.org/officeDocument/2006/math">
        <m:sSub>
          <m:e>
            <m:r>
              <w:rPr>
                <w:rFonts w:ascii="Cambria Math" w:hAnsi="Cambria Math"/>
              </w:rPr>
              <m:t xml:space="preserve">t</m:t>
            </m:r>
          </m:e>
          <m:sub>
            <m:r>
              <w:rPr>
                <w:rFonts w:ascii="Cambria Math" w:hAnsi="Cambria Math"/>
              </w:rPr>
              <m:t xml:space="preserve">end</m:t>
            </m:r>
          </m:sub>
        </m:sSub>
      </m:oMath>
      <w:r>
        <w:rPr>
          <w:lang w:val="en-GB"/>
        </w:rPr>
        <w:t xml:space="preserve"> as the ratio between the number of cells occupied by the colonisers and the total number of available cells (</w:t>
      </w:r>
      <w:r>
        <w:rPr>
          <w:i/>
          <w:iCs/>
          <w:lang w:val="en-GB"/>
        </w:rPr>
        <w:t>i</w:t>
      </w:r>
      <w:r>
        <w:rPr>
          <w:lang w:val="en-GB"/>
        </w:rPr>
        <w:t>.</w:t>
      </w:r>
      <w:r>
        <w:rPr>
          <w:i/>
          <w:iCs/>
          <w:lang w:val="en-GB"/>
        </w:rPr>
        <w:t>e</w:t>
      </w:r>
      <w:r>
        <w:rPr>
          <w:lang w:val="en-GB"/>
        </w:rPr>
        <w:t xml:space="preserve">., surface of </w:t>
      </w:r>
      <w:r>
        <w:rPr/>
      </w:r>
      <m:oMath xmlns:m="http://schemas.openxmlformats.org/officeDocument/2006/math">
        <m:sSub>
          <m:e>
            <m:r>
              <w:rPr>
                <w:rFonts w:ascii="Cambria Math" w:hAnsi="Cambria Math"/>
              </w:rPr>
              <m:t xml:space="preserve">A</m:t>
            </m:r>
          </m:e>
          <m:sub>
            <m:r>
              <w:rPr>
                <w:rFonts w:ascii="Cambria Math" w:hAnsi="Cambria Math"/>
              </w:rPr>
              <m:t xml:space="preserve">col</m:t>
            </m:r>
          </m:sub>
        </m:sSub>
      </m:oMath>
      <w:r>
        <w:rPr>
          <w:lang w:val="en-GB"/>
        </w:rPr>
        <w:t>).</w:t>
      </w:r>
    </w:p>
    <w:p>
      <w:pPr>
        <w:pStyle w:val="Normal"/>
        <w:rPr>
          <w:lang w:val="en-GB"/>
        </w:rPr>
      </w:pPr>
      <w:r>
        <w:rPr>
          <w:lang w:val="en-GB"/>
        </w:rPr>
      </w:r>
      <w:bookmarkStart w:id="15" w:name="quantification-and-statistical-analyses_"/>
      <w:bookmarkStart w:id="16" w:name="material-and-methods_Copy_1"/>
      <w:bookmarkStart w:id="17" w:name="quantification-and-statistical-analyses_"/>
      <w:bookmarkStart w:id="18" w:name="material-and-methods_Copy_1"/>
      <w:bookmarkEnd w:id="17"/>
      <w:bookmarkEnd w:id="18"/>
      <w:r>
        <w:br w:type="page"/>
      </w:r>
    </w:p>
    <w:p>
      <w:pPr>
        <w:pStyle w:val="Heading1"/>
        <w:spacing w:before="0" w:after="0"/>
        <w:rPr>
          <w:lang w:val="en-GB"/>
        </w:rPr>
      </w:pPr>
      <w:bookmarkStart w:id="19" w:name="results"/>
      <w:r>
        <w:rPr>
          <w:lang w:val="en-GB"/>
        </w:rPr>
        <w:t>Results</w:t>
      </w:r>
    </w:p>
    <w:p>
      <w:pPr>
        <w:pStyle w:val="Heading2"/>
        <w:rPr>
          <w:lang w:val="en-GB"/>
        </w:rPr>
      </w:pPr>
      <w:bookmarkStart w:id="20" w:name="X046bfb4c2926037a0ca385aac52011189f738fe"/>
      <w:r>
        <w:rPr>
          <w:lang w:val="en-GB"/>
        </w:rPr>
        <w:t>South-to-North dispersal events are made easier by climate</w:t>
      </w:r>
    </w:p>
    <w:p>
      <w:pPr>
        <w:pStyle w:val="FirstParagraph"/>
        <w:rPr/>
      </w:pPr>
      <w:r>
        <w:rPr>
          <w:lang w:val="en-GB"/>
        </w:rPr>
        <w:t>Our results suggest that the proportion of simulations successfully reaching the other continent is always higher – by approximately a factor of two – when starting from South America than from North America (</w:t>
      </w:r>
      <w:hyperlink w:anchor="fig-propsuccess">
        <w:r>
          <w:rPr>
            <w:rStyle w:val="Hyperlink"/>
            <w:lang w:val="en-GB"/>
          </w:rPr>
          <w:t>Figure 2</w:t>
        </w:r>
      </w:hyperlink>
      <w:r>
        <w:rPr>
          <w:lang w:val="en-GB"/>
        </w:rPr>
        <w:t>). This imbalance holds whether we allow species climatic niche to evolve following the direction of local climatic change (</w:t>
      </w:r>
      <w:r>
        <w:rPr/>
      </w:r>
      <m:oMath xmlns:m="http://schemas.openxmlformats.org/officeDocument/2006/math">
        <m:r>
          <w:rPr>
            <w:rFonts w:ascii="Cambria Math" w:hAnsi="Cambria Math"/>
          </w:rPr>
          <m:t xml:space="preserve">44</m:t>
        </m:r>
        <m:r>
          <w:rPr>
            <w:rFonts w:ascii="Cambria Math" w:hAnsi="Cambria Math"/>
          </w:rPr>
          <m:t xml:space="preserve">±</m:t>
        </m:r>
        <m:r>
          <w:rPr>
            <w:rFonts w:ascii="Cambria Math" w:hAnsi="Cambria Math"/>
          </w:rPr>
          <m:t xml:space="preserve">6</m:t>
        </m:r>
        <m:r>
          <m:rPr>
            <m:lit/>
            <m:nor/>
          </m:rPr>
          <w:rPr>
            <w:rFonts w:ascii="Cambria Math" w:hAnsi="Cambria Math"/>
          </w:rPr>
          <m:t xml:space="preserve">%</m:t>
        </m:r>
      </m:oMath>
      <w:r>
        <w:rPr>
          <w:lang w:val="en-GB"/>
        </w:rPr>
        <w:t xml:space="preserve"> vs. </w:t>
      </w:r>
      <w:r>
        <w:rPr/>
      </w:r>
      <m:oMath xmlns:m="http://schemas.openxmlformats.org/officeDocument/2006/math">
        <m:r>
          <w:rPr>
            <w:rFonts w:ascii="Cambria Math" w:hAnsi="Cambria Math"/>
          </w:rPr>
          <m:t xml:space="preserve">87</m:t>
        </m:r>
        <m:r>
          <w:rPr>
            <w:rFonts w:ascii="Cambria Math" w:hAnsi="Cambria Math"/>
          </w:rPr>
          <m:t xml:space="preserve">±</m:t>
        </m:r>
        <m:r>
          <w:rPr>
            <w:rFonts w:ascii="Cambria Math" w:hAnsi="Cambria Math"/>
          </w:rPr>
          <m:t xml:space="preserve">3</m:t>
        </m:r>
        <m:r>
          <m:rPr>
            <m:lit/>
            <m:nor/>
          </m:rPr>
          <w:rPr>
            <w:rFonts w:ascii="Cambria Math" w:hAnsi="Cambria Math"/>
          </w:rPr>
          <m:t xml:space="preserve">%</m:t>
        </m:r>
      </m:oMath>
      <w:r>
        <w:rPr>
          <w:lang w:val="en-GB"/>
        </w:rPr>
        <w:t xml:space="preserve">, model </w:t>
      </w:r>
      <w:r>
        <w:rPr/>
      </w:r>
      <m:oMath xmlns:m="http://schemas.openxmlformats.org/officeDocument/2006/math">
        <m:r>
          <w:rPr>
            <w:rFonts w:ascii="Cambria Math" w:hAnsi="Cambria Math"/>
          </w:rPr>
          <m:t xml:space="preserve">M</m:t>
        </m:r>
        <m:r>
          <w:rPr>
            <w:rFonts w:ascii="Cambria Math" w:hAnsi="Cambria Math"/>
          </w:rPr>
          <m:t xml:space="preserve">1</m:t>
        </m:r>
      </m:oMath>
      <w:r>
        <w:rPr>
          <w:lang w:val="en-GB"/>
        </w:rPr>
        <w:t>) or not (</w:t>
      </w:r>
      <w:r>
        <w:rPr/>
      </w:r>
      <m:oMath xmlns:m="http://schemas.openxmlformats.org/officeDocument/2006/math">
        <m:r>
          <w:rPr>
            <w:rFonts w:ascii="Cambria Math" w:hAnsi="Cambria Math"/>
          </w:rPr>
          <m:t xml:space="preserve">29</m:t>
        </m:r>
        <m:r>
          <w:rPr>
            <w:rFonts w:ascii="Cambria Math" w:hAnsi="Cambria Math"/>
          </w:rPr>
          <m:t xml:space="preserve">±</m:t>
        </m:r>
        <m:r>
          <w:rPr>
            <w:rFonts w:ascii="Cambria Math" w:hAnsi="Cambria Math"/>
          </w:rPr>
          <m:t xml:space="preserve">6</m:t>
        </m:r>
        <m:r>
          <m:rPr>
            <m:lit/>
            <m:nor/>
          </m:rPr>
          <w:rPr>
            <w:rFonts w:ascii="Cambria Math" w:hAnsi="Cambria Math"/>
          </w:rPr>
          <m:t xml:space="preserve">%</m:t>
        </m:r>
      </m:oMath>
      <w:r>
        <w:rPr>
          <w:lang w:val="en-GB"/>
        </w:rPr>
        <w:t xml:space="preserve"> vs. </w:t>
      </w:r>
      <w:r>
        <w:rPr/>
      </w:r>
      <m:oMath xmlns:m="http://schemas.openxmlformats.org/officeDocument/2006/math">
        <m:r>
          <w:rPr>
            <w:rFonts w:ascii="Cambria Math" w:hAnsi="Cambria Math"/>
          </w:rPr>
          <m:t xml:space="preserve">59</m:t>
        </m:r>
        <m:r>
          <w:rPr>
            <w:rFonts w:ascii="Cambria Math" w:hAnsi="Cambria Math"/>
          </w:rPr>
          <m:t xml:space="preserve">±</m:t>
        </m:r>
        <m:r>
          <w:rPr>
            <w:rFonts w:ascii="Cambria Math" w:hAnsi="Cambria Math"/>
          </w:rPr>
          <m:t xml:space="preserve">5</m:t>
        </m:r>
        <m:r>
          <m:rPr>
            <m:lit/>
            <m:nor/>
          </m:rPr>
          <w:rPr>
            <w:rFonts w:ascii="Cambria Math" w:hAnsi="Cambria Math"/>
          </w:rPr>
          <m:t xml:space="preserve">%</m:t>
        </m:r>
      </m:oMath>
      <w:r>
        <w:rPr>
          <w:lang w:val="en-GB"/>
        </w:rPr>
        <w:t xml:space="preserve">, </w:t>
      </w:r>
      <w:r>
        <w:rPr/>
      </w:r>
      <m:oMath xmlns:m="http://schemas.openxmlformats.org/officeDocument/2006/math">
        <m:r>
          <w:rPr>
            <w:rFonts w:ascii="Cambria Math" w:hAnsi="Cambria Math"/>
          </w:rPr>
          <m:t xml:space="preserve">M</m:t>
        </m:r>
        <m:r>
          <w:rPr>
            <w:rFonts w:ascii="Cambria Math" w:hAnsi="Cambria Math"/>
          </w:rPr>
          <m:t xml:space="preserve">0</m:t>
        </m:r>
      </m:oMath>
      <w:r>
        <w:rPr>
          <w:lang w:val="en-GB"/>
        </w:rPr>
        <w:t xml:space="preserve">), although we </w:t>
      </w:r>
      <w:del w:id="190" w:author="Philip.Holden" w:date="2026-05-24T05:47:00Z">
        <w:r>
          <w:rPr>
            <w:lang w:val="en-GB"/>
          </w:rPr>
          <w:delText xml:space="preserve">can </w:delText>
        </w:r>
      </w:del>
      <w:r>
        <w:rPr>
          <w:lang w:val="en-GB"/>
        </w:rPr>
        <w:t>not</w:t>
      </w:r>
      <w:del w:id="191" w:author="Philip.Holden" w:date="2026-05-24T05:47:00Z">
        <w:r>
          <w:rPr>
            <w:lang w:val="en-GB"/>
          </w:rPr>
          <w:delText>ic</w:delText>
        </w:r>
      </w:del>
      <w:r>
        <w:rPr>
          <w:lang w:val="en-GB"/>
        </w:rPr>
        <w:t>e that overall transcontinental exchange frequencies are lower in the latter case. When allowing climatic niches to evolve, amputation of either their temperature (</w:t>
      </w:r>
      <w:r>
        <w:rPr/>
      </w:r>
      <m:oMath xmlns:m="http://schemas.openxmlformats.org/officeDocument/2006/math">
        <m:r>
          <w:rPr>
            <w:rFonts w:ascii="Cambria Math" w:hAnsi="Cambria Math"/>
          </w:rPr>
          <m:t xml:space="preserve">47</m:t>
        </m:r>
        <m:r>
          <w:rPr>
            <w:rFonts w:ascii="Cambria Math" w:hAnsi="Cambria Math"/>
          </w:rPr>
          <m:t xml:space="preserve">±</m:t>
        </m:r>
        <m:r>
          <w:rPr>
            <w:rFonts w:ascii="Cambria Math" w:hAnsi="Cambria Math"/>
          </w:rPr>
          <m:t xml:space="preserve">7</m:t>
        </m:r>
        <m:r>
          <m:rPr>
            <m:lit/>
            <m:nor/>
          </m:rPr>
          <w:rPr>
            <w:rFonts w:ascii="Cambria Math" w:hAnsi="Cambria Math"/>
          </w:rPr>
          <m:t xml:space="preserve">%</m:t>
        </m:r>
      </m:oMath>
      <w:r>
        <w:rPr>
          <w:lang w:val="en-GB"/>
        </w:rPr>
        <w:t xml:space="preserve"> vs. </w:t>
      </w:r>
      <w:r>
        <w:rPr/>
      </w:r>
      <m:oMath xmlns:m="http://schemas.openxmlformats.org/officeDocument/2006/math">
        <m:r>
          <w:rPr>
            <w:rFonts w:ascii="Cambria Math" w:hAnsi="Cambria Math"/>
          </w:rPr>
          <m:t xml:space="preserve">88</m:t>
        </m:r>
        <m:r>
          <w:rPr>
            <w:rFonts w:ascii="Cambria Math" w:hAnsi="Cambria Math"/>
          </w:rPr>
          <m:t xml:space="preserve">±</m:t>
        </m:r>
        <m:r>
          <w:rPr>
            <w:rFonts w:ascii="Cambria Math" w:hAnsi="Cambria Math"/>
          </w:rPr>
          <m:t xml:space="preserve">3</m:t>
        </m:r>
        <m:r>
          <m:rPr>
            <m:lit/>
            <m:nor/>
          </m:rPr>
          <w:rPr>
            <w:rFonts w:ascii="Cambria Math" w:hAnsi="Cambria Math"/>
          </w:rPr>
          <m:t xml:space="preserve">%</m:t>
        </m:r>
      </m:oMath>
      <w:r>
        <w:rPr>
          <w:lang w:val="en-GB"/>
        </w:rPr>
        <w:t xml:space="preserve">, </w:t>
      </w:r>
      <w:r>
        <w:rPr/>
      </w:r>
      <m:oMath xmlns:m="http://schemas.openxmlformats.org/officeDocument/2006/math">
        <m:r>
          <w:rPr>
            <w:rFonts w:ascii="Cambria Math" w:hAnsi="Cambria Math"/>
          </w:rPr>
          <m:t xml:space="preserve">M</m:t>
        </m:r>
        <m:r>
          <w:rPr>
            <w:rFonts w:ascii="Cambria Math" w:hAnsi="Cambria Math"/>
          </w:rPr>
          <m:t xml:space="preserve">2</m:t>
        </m:r>
      </m:oMath>
      <w:r>
        <w:rPr>
          <w:lang w:val="en-GB"/>
        </w:rPr>
        <w:t>) or precipitation (</w:t>
      </w:r>
      <w:r>
        <w:rPr/>
      </w:r>
      <m:oMath xmlns:m="http://schemas.openxmlformats.org/officeDocument/2006/math">
        <m:r>
          <w:rPr>
            <w:rFonts w:ascii="Cambria Math" w:hAnsi="Cambria Math"/>
          </w:rPr>
          <m:t xml:space="preserve">38</m:t>
        </m:r>
        <m:r>
          <w:rPr>
            <w:rFonts w:ascii="Cambria Math" w:hAnsi="Cambria Math"/>
          </w:rPr>
          <m:t xml:space="preserve">±</m:t>
        </m:r>
        <m:r>
          <w:rPr>
            <w:rFonts w:ascii="Cambria Math" w:hAnsi="Cambria Math"/>
          </w:rPr>
          <m:t xml:space="preserve">4</m:t>
        </m:r>
        <m:r>
          <m:rPr>
            <m:lit/>
            <m:nor/>
          </m:rPr>
          <w:rPr>
            <w:rFonts w:ascii="Cambria Math" w:hAnsi="Cambria Math"/>
          </w:rPr>
          <m:t xml:space="preserve">%</m:t>
        </m:r>
      </m:oMath>
      <w:r>
        <w:rPr>
          <w:lang w:val="en-GB"/>
        </w:rPr>
        <w:t xml:space="preserve"> vs. </w:t>
      </w:r>
      <w:r>
        <w:rPr/>
      </w:r>
      <m:oMath xmlns:m="http://schemas.openxmlformats.org/officeDocument/2006/math">
        <m:r>
          <w:rPr>
            <w:rFonts w:ascii="Cambria Math" w:hAnsi="Cambria Math"/>
          </w:rPr>
          <m:t xml:space="preserve">89</m:t>
        </m:r>
        <m:r>
          <w:rPr>
            <w:rFonts w:ascii="Cambria Math" w:hAnsi="Cambria Math"/>
          </w:rPr>
          <m:t xml:space="preserve">±</m:t>
        </m:r>
        <m:r>
          <w:rPr>
            <w:rFonts w:ascii="Cambria Math" w:hAnsi="Cambria Math"/>
          </w:rPr>
          <m:t xml:space="preserve">3</m:t>
        </m:r>
        <m:r>
          <m:rPr>
            <m:lit/>
            <m:nor/>
          </m:rPr>
          <w:rPr>
            <w:rFonts w:ascii="Cambria Math" w:hAnsi="Cambria Math"/>
          </w:rPr>
          <m:t xml:space="preserve">%</m:t>
        </m:r>
      </m:oMath>
      <w:r>
        <w:rPr>
          <w:lang w:val="en-GB"/>
        </w:rPr>
        <w:t xml:space="preserve">, </w:t>
      </w:r>
      <w:r>
        <w:rPr/>
      </w:r>
      <m:oMath xmlns:m="http://schemas.openxmlformats.org/officeDocument/2006/math">
        <m:r>
          <w:rPr>
            <w:rFonts w:ascii="Cambria Math" w:hAnsi="Cambria Math"/>
          </w:rPr>
          <m:t xml:space="preserve">M</m:t>
        </m:r>
        <m:r>
          <w:rPr>
            <w:rFonts w:ascii="Cambria Math" w:hAnsi="Cambria Math"/>
          </w:rPr>
          <m:t xml:space="preserve">3</m:t>
        </m:r>
      </m:oMath>
      <w:r>
        <w:rPr>
          <w:lang w:val="en-GB"/>
        </w:rPr>
        <w:t>) compounds did not alter the pattern.</w:t>
      </w:r>
      <w:ins w:id="192" w:author="Lucas Buffan" w:date="2026-04-22T12:14:00Z">
        <w:r>
          <w:rPr>
            <w:lang w:val="en-GB"/>
          </w:rPr>
          <w:t xml:space="preserve"> We emphasise the fact that, contrary to our expectations, </w:t>
        </w:r>
      </w:ins>
      <w:ins w:id="193" w:author="Lucas Buffan" w:date="2026-04-22T12:16:00Z">
        <w:r>
          <w:rPr>
            <w:lang w:val="en-GB"/>
          </w:rPr>
          <w:t xml:space="preserve">fixed-niche simulations originating in South America always yielded to a greater exchange intensity than </w:t>
        </w:r>
      </w:ins>
      <w:ins w:id="194" w:author="Lucas Buffan" w:date="2026-04-22T12:18:00Z">
        <w:r>
          <w:rPr>
            <w:lang w:val="en-GB"/>
          </w:rPr>
          <w:t>evolving-niche simulations starting in North America.</w:t>
        </w:r>
      </w:ins>
      <w:r>
        <w:rPr>
          <w:lang w:val="en-GB"/>
        </w:rPr>
        <w:t xml:space="preserve"> </w:t>
      </w:r>
      <w:del w:id="195" w:author="Lucas Buffan" w:date="2026-04-22T12:18:00Z">
        <w:r>
          <w:rPr>
            <w:lang w:val="en-GB"/>
          </w:rPr>
          <w:delText xml:space="preserve">This imbalance was also </w:delText>
        </w:r>
      </w:del>
      <w:ins w:id="196" w:author="Lucas Buffan" w:date="2026-04-22T12:18:00Z">
        <w:r>
          <w:rPr>
            <w:lang w:val="en-GB"/>
          </w:rPr>
          <w:t xml:space="preserve">The simulated imbalance </w:t>
        </w:r>
      </w:ins>
      <w:del w:id="197" w:author="Lucas Buffan" w:date="2026-04-22T12:19:00Z">
        <w:r>
          <w:rPr>
            <w:lang w:val="en-GB"/>
          </w:rPr>
          <w:delText>maintained</w:delText>
        </w:r>
      </w:del>
      <w:ins w:id="198" w:author="Lucas Buffan" w:date="2026-04-22T12:19:00Z">
        <w:r>
          <w:rPr>
            <w:lang w:val="en-GB"/>
          </w:rPr>
          <w:t>persisted</w:t>
        </w:r>
      </w:ins>
      <w:r>
        <w:rPr>
          <w:lang w:val="en-GB"/>
        </w:rPr>
        <w:t xml:space="preserve"> </w:t>
      </w:r>
      <w:del w:id="199" w:author="Lucas Buffan" w:date="2026-04-21T17:35:00Z">
        <w:r>
          <w:rPr>
            <w:lang w:val="en-GB"/>
          </w:rPr>
          <w:delText>when</w:delText>
        </w:r>
      </w:del>
      <w:ins w:id="200" w:author="Lucas Buffan" w:date="2026-04-21T17:35:00Z">
        <w:r>
          <w:rPr>
            <w:lang w:val="en-GB"/>
          </w:rPr>
          <w:t>after</w:t>
        </w:r>
      </w:ins>
      <w:r>
        <w:rPr>
          <w:lang w:val="en-GB"/>
        </w:rPr>
        <w:t xml:space="preserve"> standardising initial distances to the isthmus of Panama for simulated species originating in North America to those of simulated species from South America, except for simulations generated under the </w:t>
      </w:r>
      <w:del w:id="201" w:author="Lucas Buffan" w:date="2026-04-01T10:15:00Z">
        <w:r>
          <w:rPr>
            <w:lang w:val="en-GB"/>
          </w:rPr>
          <w:delText>zero-adaptationist</w:delText>
        </w:r>
      </w:del>
      <w:ins w:id="202" w:author="Lucas Buffan" w:date="2026-04-01T10:15:00Z">
        <w:r>
          <w:rPr>
            <w:lang w:val="en-GB"/>
          </w:rPr>
          <w:t>fixed niche</w:t>
        </w:r>
      </w:ins>
      <w:r>
        <w:rPr>
          <w:lang w:val="en-GB"/>
        </w:rPr>
        <w:t xml:space="preserve"> model (</w:t>
      </w:r>
      <w:r>
        <w:rPr/>
      </w:r>
      <m:oMath xmlns:m="http://schemas.openxmlformats.org/officeDocument/2006/math">
        <m:r>
          <w:rPr>
            <w:rFonts w:ascii="Cambria Math" w:hAnsi="Cambria Math"/>
          </w:rPr>
          <m:t xml:space="preserve">M</m:t>
        </m:r>
        <m:r>
          <w:rPr>
            <w:rFonts w:ascii="Cambria Math" w:hAnsi="Cambria Math"/>
          </w:rPr>
          <m:t xml:space="preserve">0</m:t>
        </m:r>
      </m:oMath>
      <w:ins w:id="203" w:author="Lucas Buffan" w:date="2026-04-01T10:17:00Z">
        <w:r>
          <w:rPr>
            <w:lang w:val="en-GB"/>
          </w:rPr>
          <w:t xml:space="preserve">, </w:t>
        </w:r>
      </w:ins>
      <w:r>
        <w:rPr/>
      </w:r>
      <m:oMath xmlns:m="http://schemas.openxmlformats.org/officeDocument/2006/math">
        <m:r>
          <w:rPr>
            <w:rFonts w:ascii="Cambria Math" w:hAnsi="Cambria Math"/>
          </w:rPr>
          <m:t xml:space="preserve">50</m:t>
        </m:r>
        <m:r>
          <w:rPr>
            <w:rFonts w:ascii="Cambria Math" w:hAnsi="Cambria Math"/>
          </w:rPr>
          <m:t xml:space="preserve">±</m:t>
        </m:r>
        <m:r>
          <w:rPr>
            <w:rFonts w:ascii="Cambria Math" w:hAnsi="Cambria Math"/>
          </w:rPr>
          <m:t xml:space="preserve">6</m:t>
        </m:r>
        <m:r>
          <m:rPr>
            <m:lit/>
            <m:nor/>
          </m:rPr>
          <w:rPr>
            <w:rFonts w:ascii="Cambria Math" w:hAnsi="Cambria Math"/>
          </w:rPr>
          <m:t xml:space="preserve">%</m:t>
        </m:r>
      </m:oMath>
      <w:r>
        <w:rPr>
          <w:lang w:val="en-GB"/>
        </w:rPr>
        <w:t xml:space="preserve"> vs. </w:t>
      </w:r>
      <w:r>
        <w:rPr/>
      </w:r>
      <m:oMath xmlns:m="http://schemas.openxmlformats.org/officeDocument/2006/math">
        <m:r>
          <w:rPr>
            <w:rFonts w:ascii="Cambria Math" w:hAnsi="Cambria Math"/>
          </w:rPr>
          <m:t xml:space="preserve">59</m:t>
        </m:r>
        <m:r>
          <w:rPr>
            <w:rFonts w:ascii="Cambria Math" w:hAnsi="Cambria Math"/>
          </w:rPr>
          <m:t xml:space="preserve">±</m:t>
        </m:r>
        <m:r>
          <w:rPr>
            <w:rFonts w:ascii="Cambria Math" w:hAnsi="Cambria Math"/>
          </w:rPr>
          <m:t xml:space="preserve">5</m:t>
        </m:r>
        <m:r>
          <m:rPr>
            <m:lit/>
            <m:nor/>
          </m:rPr>
          <w:rPr>
            <w:rFonts w:ascii="Cambria Math" w:hAnsi="Cambria Math"/>
          </w:rPr>
          <m:t xml:space="preserve">%</m:t>
        </m:r>
      </m:oMath>
      <w:r>
        <w:rPr>
          <w:lang w:val="en-GB"/>
        </w:rPr>
        <w:t>) (Figure S4).</w:t>
      </w:r>
      <w:ins w:id="204" w:author="Lucas Buffan" w:date="2026-04-21T17:35:00Z">
        <w:r>
          <w:rPr>
            <w:lang w:val="en-GB"/>
          </w:rPr>
          <w:t xml:space="preserve"> Last, </w:t>
        </w:r>
      </w:ins>
      <w:ins w:id="205" w:author="Lucas Buffan" w:date="2026-04-22T12:19:00Z">
        <w:r>
          <w:rPr>
            <w:lang w:val="en-GB"/>
          </w:rPr>
          <w:t xml:space="preserve">we stress that the simulated pattern was also robust to thermal breadth expansion </w:t>
        </w:r>
      </w:ins>
      <w:ins w:id="206" w:author="Lucas Buffan" w:date="2026-04-22T12:25:00Z">
        <w:r>
          <w:rPr>
            <w:lang w:val="en-GB"/>
          </w:rPr>
          <w:t xml:space="preserve">for lineages originating in North America, up to 10 times broader than </w:t>
        </w:r>
      </w:ins>
      <w:ins w:id="207" w:author="Lucas Buffan" w:date="2026-04-22T12:27:00Z">
        <w:r>
          <w:rPr>
            <w:lang w:val="en-GB"/>
          </w:rPr>
          <w:t>for simulations originating in South America</w:t>
        </w:r>
      </w:ins>
      <w:ins w:id="208" w:author="Lucas Buffan" w:date="2026-04-22T12:29:00Z">
        <w:r>
          <w:rPr>
            <w:lang w:val="en-GB"/>
          </w:rPr>
          <w:t xml:space="preserve"> (Figure S14).</w:t>
        </w:r>
      </w:ins>
    </w:p>
    <w:p>
      <w:pPr>
        <w:pStyle w:val="BodyText"/>
        <w:rPr>
          <w:lang w:val="en-GB"/>
        </w:rPr>
      </w:pPr>
      <w:r>
        <w:rPr>
          <w:lang w:val="en-GB"/>
        </w:rPr>
        <w:t xml:space="preserve">Out of the 500 runs carried out for each initial landmass-modelling scenario combination, the proportion of simulations leading to no living representative (=crash) was on average three times higher for simulations starting from North America, except for model </w:t>
      </w:r>
      <w:r>
        <w:rPr/>
      </w:r>
      <m:oMath xmlns:m="http://schemas.openxmlformats.org/officeDocument/2006/math">
        <m:r>
          <w:rPr>
            <w:rFonts w:ascii="Cambria Math" w:hAnsi="Cambria Math"/>
          </w:rPr>
          <m:t xml:space="preserve">M</m:t>
        </m:r>
        <m:r>
          <w:rPr>
            <w:rFonts w:ascii="Cambria Math" w:hAnsi="Cambria Math"/>
          </w:rPr>
          <m:t xml:space="preserve">3</m:t>
        </m:r>
      </m:oMath>
      <w:r>
        <w:rPr>
          <w:lang w:val="en-GB"/>
        </w:rPr>
        <w:t>, recording almost no crash (Table S2). This difference, although attenuated, persisted after the spatial standardisation procedure.</w:t>
      </w:r>
      <w:bookmarkEnd w:id="20"/>
    </w:p>
    <w:p>
      <w:pPr>
        <w:pStyle w:val="Heading2"/>
        <w:rPr>
          <w:lang w:val="en-GB"/>
        </w:rPr>
      </w:pPr>
      <w:bookmarkStart w:id="21" w:name="X3f8917345488c3542ef7817a04a0a44ace1cdf0"/>
      <w:r>
        <w:rPr>
          <w:lang w:val="en-GB"/>
        </w:rPr>
        <w:t>Successful establishment on the newly-colonised continent</w:t>
      </w:r>
    </w:p>
    <w:p>
      <w:pPr>
        <w:pStyle w:val="FirstParagraph"/>
        <w:rPr/>
      </w:pPr>
      <w:r>
        <w:rPr>
          <w:lang w:val="en-GB"/>
        </w:rPr>
        <w:t>Irrespective of the initial continent, our findings highlight that successful simulations generated under models allowing species climatic niches to evolve (</w:t>
      </w:r>
      <w:r>
        <w:rPr/>
      </w:r>
      <m:oMath xmlns:m="http://schemas.openxmlformats.org/officeDocument/2006/math">
        <m:r>
          <w:rPr>
            <w:rFonts w:ascii="Cambria Math" w:hAnsi="Cambria Math"/>
          </w:rPr>
          <m:t xml:space="preserve">M</m:t>
        </m:r>
        <m:r>
          <w:rPr>
            <w:rFonts w:ascii="Cambria Math" w:hAnsi="Cambria Math"/>
          </w:rPr>
          <m:t xml:space="preserve">1</m:t>
        </m:r>
        <m:r>
          <w:rPr>
            <w:rFonts w:ascii="Cambria Math" w:hAnsi="Cambria Math"/>
          </w:rPr>
          <m:t xml:space="preserve">−</m:t>
        </m:r>
        <m:r>
          <w:rPr>
            <w:rFonts w:ascii="Cambria Math" w:hAnsi="Cambria Math"/>
          </w:rPr>
          <m:t xml:space="preserve">M</m:t>
        </m:r>
        <m:r>
          <w:rPr>
            <w:rFonts w:ascii="Cambria Math" w:hAnsi="Cambria Math"/>
          </w:rPr>
          <m:t xml:space="preserve">3</m:t>
        </m:r>
      </m:oMath>
      <w:r>
        <w:rPr>
          <w:lang w:val="en-GB"/>
        </w:rPr>
        <w:t xml:space="preserve">) colonised a larger area on the newly-colonised continent than those generated under the </w:t>
      </w:r>
      <w:r>
        <w:rPr/>
      </w:r>
      <m:oMath xmlns:m="http://schemas.openxmlformats.org/officeDocument/2006/math">
        <m:r>
          <w:rPr>
            <w:rFonts w:ascii="Cambria Math" w:hAnsi="Cambria Math"/>
          </w:rPr>
          <m:t xml:space="preserve">M</m:t>
        </m:r>
        <m:r>
          <w:rPr>
            <w:rFonts w:ascii="Cambria Math" w:hAnsi="Cambria Math"/>
          </w:rPr>
          <m:t xml:space="preserve">0</m:t>
        </m:r>
      </m:oMath>
      <w:r>
        <w:rPr>
          <w:lang w:val="en-GB"/>
        </w:rPr>
        <w:t xml:space="preserve"> model – where climatic niche evolution was not allowed (</w:t>
      </w:r>
      <w:hyperlink w:anchor="fig-metrics">
        <w:r>
          <w:rPr>
            <w:rStyle w:val="Hyperlink"/>
            <w:lang w:val="en-GB"/>
          </w:rPr>
          <w:t>Figure 3</w:t>
        </w:r>
      </w:hyperlink>
      <w:r>
        <w:rPr>
          <w:lang w:val="en-GB"/>
        </w:rPr>
        <w:t xml:space="preserve"> A). Furthermore, species of North American origin that successfully made it to South America generally colonised a greater area than those of South American origin reaching North America (</w:t>
      </w:r>
      <w:hyperlink w:anchor="fig-metrics">
        <w:r>
          <w:rPr>
            <w:rStyle w:val="Hyperlink"/>
            <w:lang w:val="en-GB"/>
          </w:rPr>
          <w:t>Figure 3</w:t>
        </w:r>
      </w:hyperlink>
      <w:r>
        <w:rPr>
          <w:lang w:val="en-GB"/>
        </w:rPr>
        <w:t xml:space="preserve"> A). This pattern is particularly striking for simulations generated under the </w:t>
      </w:r>
      <w:r>
        <w:rPr/>
      </w:r>
      <m:oMath xmlns:m="http://schemas.openxmlformats.org/officeDocument/2006/math">
        <m:r>
          <w:rPr>
            <w:rFonts w:ascii="Cambria Math" w:hAnsi="Cambria Math"/>
          </w:rPr>
          <m:t xml:space="preserve">M</m:t>
        </m:r>
        <m:r>
          <w:rPr>
            <w:rFonts w:ascii="Cambria Math" w:hAnsi="Cambria Math"/>
          </w:rPr>
          <m:t xml:space="preserve">0</m:t>
        </m:r>
      </m:oMath>
      <w:r>
        <w:rPr>
          <w:lang w:val="en-GB"/>
        </w:rPr>
        <w:t xml:space="preserve"> model (</w:t>
      </w:r>
      <w:r>
        <w:rPr/>
      </w:r>
      <m:oMath xmlns:m="http://schemas.openxmlformats.org/officeDocument/2006/math">
        <m:r>
          <w:rPr>
            <w:rFonts w:ascii="Cambria Math" w:hAnsi="Cambria Math"/>
          </w:rPr>
          <m:t xml:space="preserve">36.5</m:t>
        </m:r>
        <m:r>
          <w:rPr>
            <w:rFonts w:ascii="Cambria Math" w:hAnsi="Cambria Math"/>
          </w:rPr>
          <m:t xml:space="preserve">±</m:t>
        </m:r>
        <m:r>
          <w:rPr>
            <w:rFonts w:ascii="Cambria Math" w:hAnsi="Cambria Math"/>
          </w:rPr>
          <m:t xml:space="preserve">3.5</m:t>
        </m:r>
        <m:r>
          <m:rPr>
            <m:lit/>
            <m:nor/>
          </m:rPr>
          <w:rPr>
            <w:rFonts w:ascii="Cambria Math" w:hAnsi="Cambria Math"/>
          </w:rPr>
          <m:t xml:space="preserve">%</m:t>
        </m:r>
      </m:oMath>
      <w:r>
        <w:rPr>
          <w:lang w:val="en-GB"/>
        </w:rPr>
        <w:t xml:space="preserve"> vs. </w:t>
      </w:r>
      <w:r>
        <w:rPr/>
      </w:r>
      <m:oMath xmlns:m="http://schemas.openxmlformats.org/officeDocument/2006/math">
        <m:r>
          <w:rPr>
            <w:rFonts w:ascii="Cambria Math" w:hAnsi="Cambria Math"/>
          </w:rPr>
          <m:t xml:space="preserve">11.7</m:t>
        </m:r>
        <m:r>
          <w:rPr>
            <w:rFonts w:ascii="Cambria Math" w:hAnsi="Cambria Math"/>
          </w:rPr>
          <m:t xml:space="preserve">±</m:t>
        </m:r>
        <m:r>
          <w:rPr>
            <w:rFonts w:ascii="Cambria Math" w:hAnsi="Cambria Math"/>
          </w:rPr>
          <m:t xml:space="preserve">0.4</m:t>
        </m:r>
        <m:r>
          <m:rPr>
            <m:lit/>
            <m:nor/>
          </m:rPr>
          <w:rPr>
            <w:rFonts w:ascii="Cambria Math" w:hAnsi="Cambria Math"/>
          </w:rPr>
          <m:t xml:space="preserve">%</m:t>
        </m:r>
      </m:oMath>
      <w:r>
        <w:rPr>
          <w:lang w:val="en-GB"/>
        </w:rPr>
        <w:t xml:space="preserve">), and holds for all but the </w:t>
      </w:r>
      <w:r>
        <w:rPr/>
      </w:r>
      <m:oMath xmlns:m="http://schemas.openxmlformats.org/officeDocument/2006/math">
        <m:r>
          <w:rPr>
            <w:rFonts w:ascii="Cambria Math" w:hAnsi="Cambria Math"/>
          </w:rPr>
          <m:t xml:space="preserve">M</m:t>
        </m:r>
        <m:r>
          <w:rPr>
            <w:rFonts w:ascii="Cambria Math" w:hAnsi="Cambria Math"/>
          </w:rPr>
          <m:t xml:space="preserve">3</m:t>
        </m:r>
      </m:oMath>
      <w:r>
        <w:rPr>
          <w:lang w:val="en-GB"/>
        </w:rPr>
        <w:t xml:space="preserve"> model – relaxing the precipitation constraint on species’ niche –, the latter suggesting an opposite trend (</w:t>
      </w:r>
      <w:r>
        <w:rPr/>
      </w:r>
      <m:oMath xmlns:m="http://schemas.openxmlformats.org/officeDocument/2006/math">
        <m:r>
          <w:rPr>
            <w:rFonts w:ascii="Cambria Math" w:hAnsi="Cambria Math"/>
          </w:rPr>
          <m:t xml:space="preserve">69.9</m:t>
        </m:r>
        <m:r>
          <w:rPr>
            <w:rFonts w:ascii="Cambria Math" w:hAnsi="Cambria Math"/>
          </w:rPr>
          <m:t xml:space="preserve">±</m:t>
        </m:r>
        <m:r>
          <w:rPr>
            <w:rFonts w:ascii="Cambria Math" w:hAnsi="Cambria Math"/>
          </w:rPr>
          <m:t xml:space="preserve">3.3</m:t>
        </m:r>
        <m:r>
          <m:rPr>
            <m:lit/>
            <m:nor/>
          </m:rPr>
          <w:rPr>
            <w:rFonts w:ascii="Cambria Math" w:hAnsi="Cambria Math"/>
          </w:rPr>
          <m:t xml:space="preserve">%</m:t>
        </m:r>
      </m:oMath>
      <w:r>
        <w:rPr>
          <w:lang w:val="en-GB"/>
        </w:rPr>
        <w:t xml:space="preserve"> vs. </w:t>
      </w:r>
      <w:r>
        <w:rPr/>
      </w:r>
      <m:oMath xmlns:m="http://schemas.openxmlformats.org/officeDocument/2006/math">
        <m:r>
          <w:rPr>
            <w:rFonts w:ascii="Cambria Math" w:hAnsi="Cambria Math"/>
          </w:rPr>
          <m:t xml:space="preserve">79.4</m:t>
        </m:r>
        <m:r>
          <w:rPr>
            <w:rFonts w:ascii="Cambria Math" w:hAnsi="Cambria Math"/>
          </w:rPr>
          <m:t xml:space="preserve">±</m:t>
        </m:r>
        <m:r>
          <w:rPr>
            <w:rFonts w:ascii="Cambria Math" w:hAnsi="Cambria Math"/>
          </w:rPr>
          <m:t xml:space="preserve">3.9</m:t>
        </m:r>
        <m:r>
          <m:rPr>
            <m:lit/>
            <m:nor/>
          </m:rPr>
          <w:rPr>
            <w:rFonts w:ascii="Cambria Math" w:hAnsi="Cambria Math"/>
          </w:rPr>
          <m:t xml:space="preserve">%</m:t>
        </m:r>
      </m:oMath>
      <w:r>
        <w:rPr>
          <w:lang w:val="en-GB"/>
        </w:rPr>
        <w:t>). However, due to the difference in size (</w:t>
      </w:r>
      <w:r>
        <w:rPr>
          <w:i/>
          <w:iCs/>
          <w:lang w:val="en-GB"/>
        </w:rPr>
        <w:t>i</w:t>
      </w:r>
      <w:r>
        <w:rPr>
          <w:lang w:val="en-GB"/>
        </w:rPr>
        <w:t>.</w:t>
      </w:r>
      <w:r>
        <w:rPr>
          <w:i/>
          <w:iCs/>
          <w:lang w:val="en-GB"/>
        </w:rPr>
        <w:t>e</w:t>
      </w:r>
      <w:r>
        <w:rPr>
          <w:lang w:val="en-GB"/>
        </w:rPr>
        <w:t xml:space="preserve">., number of pixels) between the two continents (Figure S1), the actual colonised area was greater when simulations generated under the </w:t>
      </w:r>
      <w:r>
        <w:rPr/>
      </w:r>
      <m:oMath xmlns:m="http://schemas.openxmlformats.org/officeDocument/2006/math">
        <m:r>
          <w:rPr>
            <w:rFonts w:ascii="Cambria Math" w:hAnsi="Cambria Math"/>
          </w:rPr>
          <m:t xml:space="preserve">M</m:t>
        </m:r>
        <m:r>
          <w:rPr>
            <w:rFonts w:ascii="Cambria Math" w:hAnsi="Cambria Math"/>
          </w:rPr>
          <m:t xml:space="preserve">1</m:t>
        </m:r>
        <m:r>
          <w:rPr>
            <w:rFonts w:ascii="Cambria Math" w:hAnsi="Cambria Math"/>
          </w:rPr>
          <m:t xml:space="preserve">−</m:t>
        </m:r>
        <m:r>
          <w:rPr>
            <w:rFonts w:ascii="Cambria Math" w:hAnsi="Cambria Math"/>
          </w:rPr>
          <m:t xml:space="preserve">3</m:t>
        </m:r>
      </m:oMath>
      <w:r>
        <w:rPr>
          <w:lang w:val="en-GB"/>
        </w:rPr>
        <w:t xml:space="preserve"> models started from South than North America, but remained larger when simulations were generated under </w:t>
      </w:r>
      <w:r>
        <w:rPr/>
      </w:r>
      <m:oMath xmlns:m="http://schemas.openxmlformats.org/officeDocument/2006/math">
        <m:r>
          <w:rPr>
            <w:rFonts w:ascii="Cambria Math" w:hAnsi="Cambria Math"/>
          </w:rPr>
          <m:t xml:space="preserve">M</m:t>
        </m:r>
        <m:r>
          <w:rPr>
            <w:rFonts w:ascii="Cambria Math" w:hAnsi="Cambria Math"/>
          </w:rPr>
          <m:t xml:space="preserve">0</m:t>
        </m:r>
      </m:oMath>
      <w:r>
        <w:rPr>
          <w:lang w:val="en-GB"/>
        </w:rPr>
        <w:t xml:space="preserve"> started from North America (Figure S11).</w:t>
      </w:r>
    </w:p>
    <w:p>
      <w:pPr>
        <w:pStyle w:val="BodyText"/>
        <w:rPr/>
      </w:pPr>
      <w:del w:id="209" w:author="Philip.Holden" w:date="2026-05-24T06:02:00Z">
        <w:r>
          <w:rPr>
            <w:lang w:val="en-GB"/>
          </w:rPr>
          <w:delText>Besides, contrary</w:delText>
        </w:r>
      </w:del>
      <w:ins w:id="210" w:author="Philip.Holden" w:date="2026-05-24T06:02:00Z">
        <w:r>
          <w:rPr>
            <w:lang w:val="en-GB"/>
          </w:rPr>
          <w:t>In contrast</w:t>
        </w:r>
      </w:ins>
      <w:r>
        <w:rPr>
          <w:lang w:val="en-GB"/>
        </w:rPr>
        <w:t xml:space="preserve"> to the proportion of colonised area for a given ancestral continent, colonised diversity does not vary significantly across our four models. However, a significant decrease is evident in simulations starting from North America generated under the </w:t>
      </w:r>
      <w:r>
        <w:rPr/>
      </w:r>
      <m:oMath xmlns:m="http://schemas.openxmlformats.org/officeDocument/2006/math">
        <m:r>
          <w:rPr>
            <w:rFonts w:ascii="Cambria Math" w:hAnsi="Cambria Math"/>
          </w:rPr>
          <m:t xml:space="preserve">M</m:t>
        </m:r>
        <m:r>
          <w:rPr>
            <w:rFonts w:ascii="Cambria Math" w:hAnsi="Cambria Math"/>
          </w:rPr>
          <m:t xml:space="preserve">3</m:t>
        </m:r>
      </m:oMath>
      <w:r>
        <w:rPr>
          <w:lang w:val="en-GB"/>
        </w:rPr>
        <w:t xml:space="preserve"> model (</w:t>
      </w:r>
      <w:hyperlink w:anchor="fig-metrics">
        <w:r>
          <w:rPr>
            <w:rStyle w:val="Hyperlink"/>
            <w:lang w:val="en-GB"/>
          </w:rPr>
          <w:t>Figure 3</w:t>
        </w:r>
      </w:hyperlink>
      <w:r>
        <w:rPr>
          <w:lang w:val="en-GB"/>
        </w:rPr>
        <w:t xml:space="preserve"> B). Moreover, ancestral continent does not seem to affect mean colonised diversity values in the case of the </w:t>
      </w:r>
      <w:r>
        <w:rPr/>
      </w:r>
      <m:oMath xmlns:m="http://schemas.openxmlformats.org/officeDocument/2006/math">
        <m:r>
          <w:rPr>
            <w:rFonts w:ascii="Cambria Math" w:hAnsi="Cambria Math"/>
          </w:rPr>
          <m:t xml:space="preserve">M</m:t>
        </m:r>
        <m:r>
          <w:rPr>
            <w:rFonts w:ascii="Cambria Math" w:hAnsi="Cambria Math"/>
          </w:rPr>
          <m:t xml:space="preserve">1</m:t>
        </m:r>
      </m:oMath>
      <w:r>
        <w:rPr>
          <w:lang w:val="en-GB"/>
        </w:rPr>
        <w:t xml:space="preserve"> (</w:t>
      </w:r>
      <w:r>
        <w:rPr/>
      </w:r>
      <m:oMath xmlns:m="http://schemas.openxmlformats.org/officeDocument/2006/math">
        <m:r>
          <w:rPr>
            <w:rFonts w:ascii="Cambria Math" w:hAnsi="Cambria Math"/>
          </w:rPr>
          <m:t xml:space="preserve">212</m:t>
        </m:r>
        <m:r>
          <w:rPr>
            <w:rFonts w:ascii="Cambria Math" w:hAnsi="Cambria Math"/>
          </w:rPr>
          <m:t xml:space="preserve">±</m:t>
        </m:r>
        <m:r>
          <w:rPr>
            <w:rFonts w:ascii="Cambria Math" w:hAnsi="Cambria Math"/>
          </w:rPr>
          <m:t xml:space="preserve">61</m:t>
        </m:r>
      </m:oMath>
      <w:r>
        <w:rPr>
          <w:lang w:val="en-GB"/>
        </w:rPr>
        <w:t xml:space="preserve"> vs. </w:t>
      </w:r>
      <w:r>
        <w:rPr/>
      </w:r>
      <m:oMath xmlns:m="http://schemas.openxmlformats.org/officeDocument/2006/math">
        <m:r>
          <w:rPr>
            <w:rFonts w:ascii="Cambria Math" w:hAnsi="Cambria Math"/>
          </w:rPr>
          <m:t xml:space="preserve">170</m:t>
        </m:r>
        <m:r>
          <w:rPr>
            <w:rFonts w:ascii="Cambria Math" w:hAnsi="Cambria Math"/>
          </w:rPr>
          <m:t xml:space="preserve">±</m:t>
        </m:r>
        <m:r>
          <w:rPr>
            <w:rFonts w:ascii="Cambria Math" w:hAnsi="Cambria Math"/>
          </w:rPr>
          <m:t xml:space="preserve">25</m:t>
        </m:r>
      </m:oMath>
      <w:r>
        <w:rPr>
          <w:lang w:val="en-GB"/>
        </w:rPr>
        <w:t xml:space="preserve"> species respectively retrieved in the newly-colonised continent after starting from North or South America) and </w:t>
      </w:r>
      <w:r>
        <w:rPr/>
      </w:r>
      <m:oMath xmlns:m="http://schemas.openxmlformats.org/officeDocument/2006/math">
        <m:r>
          <w:rPr>
            <w:rFonts w:ascii="Cambria Math" w:hAnsi="Cambria Math"/>
          </w:rPr>
          <m:t xml:space="preserve">M</m:t>
        </m:r>
        <m:r>
          <w:rPr>
            <w:rFonts w:ascii="Cambria Math" w:hAnsi="Cambria Math"/>
          </w:rPr>
          <m:t xml:space="preserve">2</m:t>
        </m:r>
      </m:oMath>
      <w:r>
        <w:rPr>
          <w:lang w:val="en-GB"/>
        </w:rPr>
        <w:t xml:space="preserve"> (</w:t>
      </w:r>
      <w:r>
        <w:rPr/>
      </w:r>
      <m:oMath xmlns:m="http://schemas.openxmlformats.org/officeDocument/2006/math">
        <m:r>
          <w:rPr>
            <w:rFonts w:ascii="Cambria Math" w:hAnsi="Cambria Math"/>
          </w:rPr>
          <m:t xml:space="preserve">161</m:t>
        </m:r>
        <m:r>
          <w:rPr>
            <w:rFonts w:ascii="Cambria Math" w:hAnsi="Cambria Math"/>
          </w:rPr>
          <m:t xml:space="preserve">±</m:t>
        </m:r>
        <m:r>
          <w:rPr>
            <w:rFonts w:ascii="Cambria Math" w:hAnsi="Cambria Math"/>
          </w:rPr>
          <m:t xml:space="preserve">48</m:t>
        </m:r>
      </m:oMath>
      <w:r>
        <w:rPr>
          <w:lang w:val="en-GB"/>
        </w:rPr>
        <w:t xml:space="preserve"> vs. </w:t>
      </w:r>
      <w:r>
        <w:rPr/>
      </w:r>
      <m:oMath xmlns:m="http://schemas.openxmlformats.org/officeDocument/2006/math">
        <m:r>
          <w:rPr>
            <w:rFonts w:ascii="Cambria Math" w:hAnsi="Cambria Math"/>
          </w:rPr>
          <m:t xml:space="preserve">171</m:t>
        </m:r>
        <m:r>
          <w:rPr>
            <w:rFonts w:ascii="Cambria Math" w:hAnsi="Cambria Math"/>
          </w:rPr>
          <m:t xml:space="preserve">±</m:t>
        </m:r>
        <m:r>
          <w:rPr>
            <w:rFonts w:ascii="Cambria Math" w:hAnsi="Cambria Math"/>
          </w:rPr>
          <m:t xml:space="preserve">27</m:t>
        </m:r>
      </m:oMath>
      <w:r>
        <w:rPr>
          <w:lang w:val="en-GB"/>
        </w:rPr>
        <w:t xml:space="preserve"> species) models. It does however have an effect for simulations generated under </w:t>
      </w:r>
      <w:r>
        <w:rPr/>
      </w:r>
      <m:oMath xmlns:m="http://schemas.openxmlformats.org/officeDocument/2006/math">
        <m:r>
          <w:rPr>
            <w:rFonts w:ascii="Cambria Math" w:hAnsi="Cambria Math"/>
          </w:rPr>
          <m:t xml:space="preserve">M</m:t>
        </m:r>
        <m:r>
          <w:rPr>
            <w:rFonts w:ascii="Cambria Math" w:hAnsi="Cambria Math"/>
          </w:rPr>
          <m:t xml:space="preserve">0</m:t>
        </m:r>
      </m:oMath>
      <w:r>
        <w:rPr>
          <w:lang w:val="en-GB"/>
        </w:rPr>
        <w:t>, with higher average values obtained for simulations starting from North America (</w:t>
      </w:r>
      <w:r>
        <w:rPr/>
      </w:r>
      <m:oMath xmlns:m="http://schemas.openxmlformats.org/officeDocument/2006/math">
        <m:r>
          <w:rPr>
            <w:rFonts w:ascii="Cambria Math" w:hAnsi="Cambria Math"/>
          </w:rPr>
          <m:t xml:space="preserve">247</m:t>
        </m:r>
        <m:r>
          <w:rPr>
            <w:rFonts w:ascii="Cambria Math" w:hAnsi="Cambria Math"/>
          </w:rPr>
          <m:t xml:space="preserve">±</m:t>
        </m:r>
        <m:r>
          <w:rPr>
            <w:rFonts w:ascii="Cambria Math" w:hAnsi="Cambria Math"/>
          </w:rPr>
          <m:t xml:space="preserve">85</m:t>
        </m:r>
      </m:oMath>
      <w:r>
        <w:rPr>
          <w:lang w:val="en-GB"/>
        </w:rPr>
        <w:t xml:space="preserve"> vs. </w:t>
      </w:r>
      <w:r>
        <w:rPr/>
      </w:r>
      <m:oMath xmlns:m="http://schemas.openxmlformats.org/officeDocument/2006/math">
        <m:r>
          <w:rPr>
            <w:rFonts w:ascii="Cambria Math" w:hAnsi="Cambria Math"/>
          </w:rPr>
          <m:t xml:space="preserve">79</m:t>
        </m:r>
        <m:r>
          <w:rPr>
            <w:rFonts w:ascii="Cambria Math" w:hAnsi="Cambria Math"/>
          </w:rPr>
          <m:t xml:space="preserve">±</m:t>
        </m:r>
        <m:r>
          <w:rPr>
            <w:rFonts w:ascii="Cambria Math" w:hAnsi="Cambria Math"/>
          </w:rPr>
          <m:t xml:space="preserve">20</m:t>
        </m:r>
      </m:oMath>
      <w:r>
        <w:rPr>
          <w:lang w:val="en-GB"/>
        </w:rPr>
        <w:t xml:space="preserve"> species).</w:t>
      </w:r>
    </w:p>
    <w:p>
      <w:pPr>
        <w:pStyle w:val="BodyText"/>
        <w:rPr/>
      </w:pPr>
      <w:r>
        <w:rPr>
          <w:lang w:val="en-GB"/>
        </w:rPr>
        <w:t>In addition, successful simulations starting from North America generally started from an ancestor located closer to the isthmus of Panama than those starting from South America (</w:t>
      </w:r>
      <w:hyperlink w:anchor="fig-metrics">
        <w:r>
          <w:rPr>
            <w:rStyle w:val="Hyperlink"/>
            <w:lang w:val="en-GB"/>
          </w:rPr>
          <w:t>Figure 3</w:t>
        </w:r>
      </w:hyperlink>
      <w:r>
        <w:rPr>
          <w:lang w:val="en-GB"/>
        </w:rPr>
        <w:t xml:space="preserve"> C), again except for simulation generated under </w:t>
      </w:r>
      <w:r>
        <w:rPr/>
      </w:r>
      <m:oMath xmlns:m="http://schemas.openxmlformats.org/officeDocument/2006/math">
        <m:r>
          <w:rPr>
            <w:rFonts w:ascii="Cambria Math" w:hAnsi="Cambria Math"/>
          </w:rPr>
          <m:t xml:space="preserve">M</m:t>
        </m:r>
        <m:r>
          <w:rPr>
            <w:rFonts w:ascii="Cambria Math" w:hAnsi="Cambria Math"/>
          </w:rPr>
          <m:t xml:space="preserve">3</m:t>
        </m:r>
      </m:oMath>
      <w:r>
        <w:rPr>
          <w:lang w:val="en-GB"/>
        </w:rPr>
        <w:t xml:space="preserve">. Also, we can highlight a general trend that ancestral species originated closer to the isthmus in the case of successful simulations compared to unsuccessful ones (Figure S7-8). </w:t>
      </w:r>
      <w:del w:id="211" w:author="Philip.Holden" w:date="2026-05-24T06:04:00Z">
        <w:r>
          <w:rPr>
            <w:lang w:val="en-GB"/>
          </w:rPr>
          <w:delText>Interestingly enough, t</w:delText>
        </w:r>
      </w:del>
      <w:ins w:id="212" w:author="Philip.Holden" w:date="2026-05-24T06:04:00Z">
        <w:r>
          <w:rPr>
            <w:lang w:val="en-GB"/>
          </w:rPr>
          <w:t>T</w:t>
        </w:r>
      </w:ins>
      <w:r>
        <w:rPr>
          <w:lang w:val="en-GB"/>
        </w:rPr>
        <w:t>he results obtained for this metric, just like those obtained for the other two, hold for simulations generated after standardising the initial distances to the isthmus of North American virtual species with those starting from South America (Figure S4).</w:t>
      </w:r>
      <w:bookmarkEnd w:id="21"/>
    </w:p>
    <w:p>
      <w:pPr>
        <w:pStyle w:val="Heading2"/>
        <w:rPr>
          <w:lang w:val="en-GB"/>
        </w:rPr>
      </w:pPr>
      <w:bookmarkStart w:id="22" w:name="X82f98bdfcac253573425d1541df4621b4f5d747"/>
      <w:r>
        <w:rPr>
          <w:lang w:val="en-GB"/>
        </w:rPr>
        <w:t>Biome selectivity of the simulated faunal exchanges</w:t>
      </w:r>
    </w:p>
    <w:p>
      <w:pPr>
        <w:pStyle w:val="FirstParagraph"/>
        <w:rPr/>
      </w:pPr>
      <w:r>
        <w:rPr>
          <w:lang w:val="en-GB"/>
        </w:rPr>
        <w:t>Due to the unequal area occupied by each biome between the two continents, the number of simulations starting within each biome was largely uneven across biome classes and continents (</w:t>
      </w:r>
      <w:hyperlink w:anchor="fig-biome">
        <w:r>
          <w:rPr>
            <w:rStyle w:val="Hyperlink"/>
            <w:lang w:val="en-GB"/>
          </w:rPr>
          <w:t>Figure 4</w:t>
        </w:r>
      </w:hyperlink>
      <w:r>
        <w:rPr>
          <w:lang w:val="en-GB"/>
        </w:rPr>
        <w:t xml:space="preserve"> B). The majority of North American ancestral species originated in the cold biome (</w:t>
      </w:r>
      <w:r>
        <w:rPr/>
      </w:r>
      <m:oMath xmlns:m="http://schemas.openxmlformats.org/officeDocument/2006/math">
        <m:r>
          <w:rPr>
            <w:rFonts w:ascii="Cambria Math" w:hAnsi="Cambria Math"/>
          </w:rPr>
          <m:t xml:space="preserve">57</m:t>
        </m:r>
        <m:r>
          <m:rPr>
            <m:lit/>
            <m:nor/>
          </m:rPr>
          <w:rPr>
            <w:rFonts w:ascii="Cambria Math" w:hAnsi="Cambria Math"/>
          </w:rPr>
          <m:t xml:space="preserve">%</m:t>
        </m:r>
      </m:oMath>
      <w:r>
        <w:rPr>
          <w:lang w:val="en-GB"/>
        </w:rPr>
        <w:t>), whereas the tropical biome recorded the largest proportion of ancestral species originati</w:t>
      </w:r>
      <w:ins w:id="213" w:author="Philip.Holden" w:date="2026-05-24T06:04:00Z">
        <w:r>
          <w:rPr>
            <w:lang w:val="en-GB"/>
          </w:rPr>
          <w:t>ng</w:t>
        </w:r>
      </w:ins>
      <w:del w:id="214" w:author="Philip.Holden" w:date="2026-05-24T06:04:00Z">
        <w:r>
          <w:rPr>
            <w:lang w:val="en-GB"/>
          </w:rPr>
          <w:delText>on</w:delText>
        </w:r>
      </w:del>
      <w:r>
        <w:rPr>
          <w:lang w:val="en-GB"/>
        </w:rPr>
        <w:t xml:space="preserve"> in South America (</w:t>
      </w:r>
      <w:r>
        <w:rPr/>
      </w:r>
      <m:oMath xmlns:m="http://schemas.openxmlformats.org/officeDocument/2006/math">
        <m:r>
          <w:rPr>
            <w:rFonts w:ascii="Cambria Math" w:hAnsi="Cambria Math"/>
          </w:rPr>
          <m:t xml:space="preserve">58</m:t>
        </m:r>
        <m:r>
          <m:rPr>
            <m:lit/>
            <m:nor/>
          </m:rPr>
          <w:rPr>
            <w:rFonts w:ascii="Cambria Math" w:hAnsi="Cambria Math"/>
          </w:rPr>
          <m:t xml:space="preserve">%</m:t>
        </m:r>
      </m:oMath>
      <w:r>
        <w:rPr>
          <w:lang w:val="en-GB"/>
        </w:rPr>
        <w:t>). Standardising initial distances to the isthmus of Panama for simulations originating in North America increased the proportion of simulations originating under low latitudes, to the detriment of those originating in high latitude, less represented in South America (</w:t>
      </w:r>
      <w:hyperlink w:anchor="fig-biome">
        <w:r>
          <w:rPr>
            <w:rStyle w:val="Hyperlink"/>
            <w:lang w:val="en-GB"/>
          </w:rPr>
          <w:t>Figure 4</w:t>
        </w:r>
      </w:hyperlink>
      <w:r>
        <w:rPr>
          <w:lang w:val="en-GB"/>
        </w:rPr>
        <w:t xml:space="preserve"> A and Figure S5). Consequently, this increased the representativity of the tropical (from </w:t>
      </w:r>
      <w:r>
        <w:rPr/>
      </w:r>
      <m:oMath xmlns:m="http://schemas.openxmlformats.org/officeDocument/2006/math">
        <m:r>
          <w:rPr>
            <w:rFonts w:ascii="Cambria Math" w:hAnsi="Cambria Math"/>
          </w:rPr>
          <m:t xml:space="preserve">5</m:t>
        </m:r>
        <m:r>
          <m:rPr>
            <m:lit/>
            <m:nor/>
          </m:rPr>
          <w:rPr>
            <w:rFonts w:ascii="Cambria Math" w:hAnsi="Cambria Math"/>
          </w:rPr>
          <m:t xml:space="preserve">%</m:t>
        </m:r>
      </m:oMath>
      <w:r>
        <w:rPr>
          <w:lang w:val="en-GB"/>
        </w:rPr>
        <w:t xml:space="preserve"> to </w:t>
      </w:r>
      <w:r>
        <w:rPr/>
      </w:r>
      <m:oMath xmlns:m="http://schemas.openxmlformats.org/officeDocument/2006/math">
        <m:r>
          <w:rPr>
            <w:rFonts w:ascii="Cambria Math" w:hAnsi="Cambria Math"/>
          </w:rPr>
          <m:t xml:space="preserve">10</m:t>
        </m:r>
        <m:r>
          <m:rPr>
            <m:lit/>
            <m:nor/>
          </m:rPr>
          <w:rPr>
            <w:rFonts w:ascii="Cambria Math" w:hAnsi="Cambria Math"/>
          </w:rPr>
          <m:t xml:space="preserve">%</m:t>
        </m:r>
      </m:oMath>
      <w:r>
        <w:rPr>
          <w:lang w:val="en-GB"/>
        </w:rPr>
        <w:t xml:space="preserve">) and arid (from </w:t>
      </w:r>
      <w:r>
        <w:rPr/>
      </w:r>
      <m:oMath xmlns:m="http://schemas.openxmlformats.org/officeDocument/2006/math">
        <m:r>
          <w:rPr>
            <w:rFonts w:ascii="Cambria Math" w:hAnsi="Cambria Math"/>
          </w:rPr>
          <m:t xml:space="preserve">16</m:t>
        </m:r>
        <m:r>
          <m:rPr>
            <m:lit/>
            <m:nor/>
          </m:rPr>
          <w:rPr>
            <w:rFonts w:ascii="Cambria Math" w:hAnsi="Cambria Math"/>
          </w:rPr>
          <m:t xml:space="preserve">%</m:t>
        </m:r>
      </m:oMath>
      <w:r>
        <w:rPr>
          <w:lang w:val="en-GB"/>
        </w:rPr>
        <w:t xml:space="preserve"> to </w:t>
      </w:r>
      <w:r>
        <w:rPr/>
      </w:r>
      <m:oMath xmlns:m="http://schemas.openxmlformats.org/officeDocument/2006/math">
        <m:r>
          <w:rPr>
            <w:rFonts w:ascii="Cambria Math" w:hAnsi="Cambria Math"/>
          </w:rPr>
          <m:t xml:space="preserve">26</m:t>
        </m:r>
        <m:r>
          <m:rPr>
            <m:lit/>
            <m:nor/>
          </m:rPr>
          <w:rPr>
            <w:rFonts w:ascii="Cambria Math" w:hAnsi="Cambria Math"/>
          </w:rPr>
          <m:t xml:space="preserve">%</m:t>
        </m:r>
      </m:oMath>
      <w:r>
        <w:rPr>
          <w:lang w:val="en-GB"/>
        </w:rPr>
        <w:t xml:space="preserve">) biomes in the starting ranges of simulations originating in North America, and decreased the proportion of simulations originating in the cold (from </w:t>
      </w:r>
      <w:r>
        <w:rPr/>
      </w:r>
      <m:oMath xmlns:m="http://schemas.openxmlformats.org/officeDocument/2006/math">
        <m:r>
          <w:rPr>
            <w:rFonts w:ascii="Cambria Math" w:hAnsi="Cambria Math"/>
          </w:rPr>
          <m:t xml:space="preserve">57</m:t>
        </m:r>
        <m:r>
          <m:rPr>
            <m:lit/>
            <m:nor/>
          </m:rPr>
          <w:rPr>
            <w:rFonts w:ascii="Cambria Math" w:hAnsi="Cambria Math"/>
          </w:rPr>
          <m:t xml:space="preserve">%</m:t>
        </m:r>
      </m:oMath>
      <w:r>
        <w:rPr>
          <w:lang w:val="en-GB"/>
        </w:rPr>
        <w:t xml:space="preserve"> to </w:t>
      </w:r>
      <w:r>
        <w:rPr/>
      </w:r>
      <m:oMath xmlns:m="http://schemas.openxmlformats.org/officeDocument/2006/math">
        <m:r>
          <w:rPr>
            <w:rFonts w:ascii="Cambria Math" w:hAnsi="Cambria Math"/>
          </w:rPr>
          <m:t xml:space="preserve">40</m:t>
        </m:r>
        <m:r>
          <m:rPr>
            <m:lit/>
            <m:nor/>
          </m:rPr>
          <w:rPr>
            <w:rFonts w:ascii="Cambria Math" w:hAnsi="Cambria Math"/>
          </w:rPr>
          <m:t xml:space="preserve">%</m:t>
        </m:r>
      </m:oMath>
      <w:r>
        <w:rPr>
          <w:lang w:val="en-GB"/>
        </w:rPr>
        <w:t xml:space="preserve">) and polar (from </w:t>
      </w:r>
      <w:r>
        <w:rPr/>
      </w:r>
      <m:oMath xmlns:m="http://schemas.openxmlformats.org/officeDocument/2006/math">
        <m:r>
          <w:rPr>
            <w:rFonts w:ascii="Cambria Math" w:hAnsi="Cambria Math"/>
          </w:rPr>
          <m:t xml:space="preserve">4</m:t>
        </m:r>
        <m:r>
          <m:rPr>
            <m:lit/>
            <m:nor/>
          </m:rPr>
          <w:rPr>
            <w:rFonts w:ascii="Cambria Math" w:hAnsi="Cambria Math"/>
          </w:rPr>
          <m:t xml:space="preserve">%</m:t>
        </m:r>
      </m:oMath>
      <w:r>
        <w:rPr>
          <w:lang w:val="en-GB"/>
        </w:rPr>
        <w:t xml:space="preserve"> to </w:t>
      </w:r>
      <w:r>
        <w:rPr/>
      </w:r>
      <m:oMath xmlns:m="http://schemas.openxmlformats.org/officeDocument/2006/math">
        <m:r>
          <w:rPr>
            <w:rFonts w:ascii="Cambria Math" w:hAnsi="Cambria Math"/>
          </w:rPr>
          <m:t xml:space="preserve">2</m:t>
        </m:r>
        <m:r>
          <m:rPr>
            <m:lit/>
            <m:nor/>
          </m:rPr>
          <w:rPr>
            <w:rFonts w:ascii="Cambria Math" w:hAnsi="Cambria Math"/>
          </w:rPr>
          <m:t xml:space="preserve">%</m:t>
        </m:r>
      </m:oMath>
      <w:r>
        <w:rPr>
          <w:lang w:val="en-GB"/>
        </w:rPr>
        <w:t>) biomes (Figure S10).</w:t>
      </w:r>
    </w:p>
    <w:p>
      <w:pPr>
        <w:pStyle w:val="BodyText"/>
        <w:rPr/>
      </w:pPr>
      <w:r>
        <w:rPr>
          <w:lang w:val="en-GB"/>
        </w:rPr>
        <w:t xml:space="preserve">Despite this initial imbalance, when simulations were generated under the </w:t>
      </w:r>
      <w:r>
        <w:rPr/>
      </w:r>
      <m:oMath xmlns:m="http://schemas.openxmlformats.org/officeDocument/2006/math">
        <m:r>
          <w:rPr>
            <w:rFonts w:ascii="Cambria Math" w:hAnsi="Cambria Math"/>
          </w:rPr>
          <m:t xml:space="preserve">M</m:t>
        </m:r>
        <m:r>
          <w:rPr>
            <w:rFonts w:ascii="Cambria Math" w:hAnsi="Cambria Math"/>
          </w:rPr>
          <m:t xml:space="preserve">0</m:t>
        </m:r>
      </m:oMath>
      <w:r>
        <w:rPr>
          <w:lang w:val="en-GB"/>
        </w:rPr>
        <w:t xml:space="preserve"> model, our results suggest similar exchange intensity patterns between simulations starting from North and South America (</w:t>
      </w:r>
      <w:hyperlink w:anchor="fig-biome">
        <w:r>
          <w:rPr>
            <w:rStyle w:val="Hyperlink"/>
            <w:lang w:val="en-GB"/>
          </w:rPr>
          <w:t>Figure 4</w:t>
        </w:r>
      </w:hyperlink>
      <w:r>
        <w:rPr>
          <w:lang w:val="en-GB"/>
        </w:rPr>
        <w:t xml:space="preserve"> C, first row). </w:t>
      </w:r>
      <w:del w:id="215" w:author="Lucas Buffan" w:date="2026-04-01T10:36:00Z">
        <w:r>
          <w:rPr>
            <w:lang w:val="en-GB"/>
          </w:rPr>
          <w:delText>Tropical specialists</w:delText>
        </w:r>
      </w:del>
      <w:ins w:id="216" w:author="Lucas Buffan" w:date="2026-04-01T10:36:00Z">
        <w:r>
          <w:rPr>
            <w:lang w:val="en-GB"/>
          </w:rPr>
          <w:t>Fixed-niche simulations with tropical affinity</w:t>
        </w:r>
      </w:ins>
      <w:r>
        <w:rPr>
          <w:lang w:val="en-GB"/>
        </w:rPr>
        <w:t xml:space="preserve"> (</w:t>
      </w:r>
      <w:r>
        <w:rPr>
          <w:i/>
          <w:iCs/>
          <w:lang w:val="en-GB"/>
        </w:rPr>
        <w:t>i</w:t>
      </w:r>
      <w:r>
        <w:rPr>
          <w:lang w:val="en-GB"/>
        </w:rPr>
        <w:t>.</w:t>
      </w:r>
      <w:r>
        <w:rPr>
          <w:i/>
          <w:iCs/>
          <w:lang w:val="en-GB"/>
        </w:rPr>
        <w:t>e</w:t>
      </w:r>
      <w:r>
        <w:rPr>
          <w:lang w:val="en-GB"/>
        </w:rPr>
        <w:t xml:space="preserve">., originating in the tropical biome and evolving under </w:t>
      </w:r>
      <w:r>
        <w:rPr/>
      </w:r>
      <m:oMath xmlns:m="http://schemas.openxmlformats.org/officeDocument/2006/math">
        <m:r>
          <w:rPr>
            <w:rFonts w:ascii="Cambria Math" w:hAnsi="Cambria Math"/>
          </w:rPr>
          <m:t xml:space="preserve">M</m:t>
        </m:r>
        <m:r>
          <w:rPr>
            <w:rFonts w:ascii="Cambria Math" w:hAnsi="Cambria Math"/>
          </w:rPr>
          <m:t xml:space="preserve">0</m:t>
        </m:r>
      </m:oMath>
      <w:r>
        <w:rPr>
          <w:lang w:val="en-GB"/>
        </w:rPr>
        <w:t xml:space="preserve">) were largely more frequently exchanged than </w:t>
      </w:r>
      <w:del w:id="217" w:author="Lucas Buffan" w:date="2026-04-01T10:41:00Z">
        <w:r>
          <w:rPr>
            <w:lang w:val="en-GB"/>
          </w:rPr>
          <w:delText>other biome specialists</w:delText>
        </w:r>
      </w:del>
      <w:ins w:id="218" w:author="Lucas Buffan" w:date="2026-04-01T10:41:00Z">
        <w:r>
          <w:rPr>
            <w:lang w:val="en-GB"/>
          </w:rPr>
          <w:t>fixed-niche simulations tied to another biome</w:t>
        </w:r>
      </w:ins>
      <w:r>
        <w:rPr>
          <w:lang w:val="en-GB"/>
        </w:rPr>
        <w:t xml:space="preserve">, with on average </w:t>
      </w:r>
      <w:r>
        <w:rPr/>
      </w:r>
      <m:oMath xmlns:m="http://schemas.openxmlformats.org/officeDocument/2006/math">
        <m:r>
          <w:rPr>
            <w:rFonts w:ascii="Cambria Math" w:hAnsi="Cambria Math"/>
          </w:rPr>
          <m:t xml:space="preserve">90</m:t>
        </m:r>
        <m:d>
          <m:dPr>
            <m:begChr m:val="["/>
            <m:endChr m:val=")"/>
          </m:dPr>
          <m:e>
            <m:r>
              <w:rPr>
                <w:rFonts w:ascii="Cambria Math" w:hAnsi="Cambria Math"/>
              </w:rPr>
              <m:t xml:space="preserve">77,100</m:t>
            </m:r>
          </m:e>
        </m:d>
        <m:r>
          <m:rPr>
            <m:lit/>
            <m:nor/>
          </m:rPr>
          <w:rPr>
            <w:rFonts w:ascii="Cambria Math" w:hAnsi="Cambria Math"/>
          </w:rPr>
          <m:t xml:space="preserve">%</m:t>
        </m:r>
      </m:oMath>
      <w:r>
        <w:rPr>
          <w:lang w:val="en-GB"/>
        </w:rPr>
        <w:t xml:space="preserve"> successful exchanges southwards (</w:t>
      </w:r>
      <w:r>
        <w:rPr>
          <w:i/>
          <w:iCs/>
          <w:lang w:val="en-GB"/>
        </w:rPr>
        <w:t>i</w:t>
      </w:r>
      <w:r>
        <w:rPr>
          <w:lang w:val="en-GB"/>
        </w:rPr>
        <w:t>.</w:t>
      </w:r>
      <w:r>
        <w:rPr>
          <w:i/>
          <w:iCs/>
          <w:lang w:val="en-GB"/>
        </w:rPr>
        <w:t>e</w:t>
      </w:r>
      <w:r>
        <w:rPr>
          <w:lang w:val="en-GB"/>
        </w:rPr>
        <w:t xml:space="preserve">., from simulations originating in North America) and </w:t>
      </w:r>
      <w:r>
        <w:rPr/>
      </w:r>
      <m:oMath xmlns:m="http://schemas.openxmlformats.org/officeDocument/2006/math">
        <m:r>
          <w:rPr>
            <w:rFonts w:ascii="Cambria Math" w:hAnsi="Cambria Math"/>
          </w:rPr>
          <m:t xml:space="preserve">66</m:t>
        </m:r>
        <m:r>
          <w:rPr>
            <w:rFonts w:ascii="Cambria Math" w:hAnsi="Cambria Math"/>
          </w:rPr>
          <m:t xml:space="preserve">±</m:t>
        </m:r>
        <m:r>
          <w:rPr>
            <w:rFonts w:ascii="Cambria Math" w:hAnsi="Cambria Math"/>
          </w:rPr>
          <m:t xml:space="preserve">5</m:t>
        </m:r>
        <m:r>
          <m:rPr>
            <m:lit/>
            <m:nor/>
          </m:rPr>
          <w:rPr>
            <w:rFonts w:ascii="Cambria Math" w:hAnsi="Cambria Math"/>
          </w:rPr>
          <m:t xml:space="preserve">%</m:t>
        </m:r>
      </m:oMath>
      <w:r>
        <w:rPr>
          <w:lang w:val="en-GB"/>
        </w:rPr>
        <w:t xml:space="preserve"> northwards (</w:t>
      </w:r>
      <w:r>
        <w:rPr>
          <w:i/>
          <w:iCs/>
          <w:lang w:val="en-GB"/>
        </w:rPr>
        <w:t>i</w:t>
      </w:r>
      <w:r>
        <w:rPr>
          <w:lang w:val="en-GB"/>
        </w:rPr>
        <w:t>.</w:t>
      </w:r>
      <w:r>
        <w:rPr>
          <w:i/>
          <w:iCs/>
          <w:lang w:val="en-GB"/>
        </w:rPr>
        <w:t>e</w:t>
      </w:r>
      <w:r>
        <w:rPr>
          <w:lang w:val="en-GB"/>
        </w:rPr>
        <w:t xml:space="preserve">., from simulations originating in South America). Such proportions were significantly reduced </w:t>
      </w:r>
      <w:del w:id="219" w:author="Lucas Buffan" w:date="2026-04-01T10:43:00Z">
        <w:r>
          <w:rPr>
            <w:lang w:val="en-GB"/>
          </w:rPr>
          <w:delText>for</w:delText>
        </w:r>
      </w:del>
      <w:ins w:id="220" w:author="Lucas Buffan" w:date="2026-04-01T10:43:00Z">
        <w:r>
          <w:rPr>
            <w:lang w:val="en-GB"/>
          </w:rPr>
          <w:t>when originating in the</w:t>
        </w:r>
      </w:ins>
      <w:r>
        <w:rPr>
          <w:lang w:val="en-GB"/>
        </w:rPr>
        <w:t xml:space="preserve"> arid (</w:t>
      </w:r>
      <w:r>
        <w:rPr/>
      </w:r>
      <m:oMath xmlns:m="http://schemas.openxmlformats.org/officeDocument/2006/math">
        <m:r>
          <w:rPr>
            <w:rFonts w:ascii="Cambria Math" w:hAnsi="Cambria Math"/>
          </w:rPr>
          <m:t xml:space="preserve">26</m:t>
        </m:r>
        <m:r>
          <w:rPr>
            <w:rFonts w:ascii="Cambria Math" w:hAnsi="Cambria Math"/>
          </w:rPr>
          <m:t xml:space="preserve">±</m:t>
        </m:r>
        <m:r>
          <w:rPr>
            <w:rFonts w:ascii="Cambria Math" w:hAnsi="Cambria Math"/>
          </w:rPr>
          <m:t xml:space="preserve">6</m:t>
        </m:r>
        <m:r>
          <m:rPr>
            <m:lit/>
            <m:nor/>
          </m:rPr>
          <w:rPr>
            <w:rFonts w:ascii="Cambria Math" w:hAnsi="Cambria Math"/>
          </w:rPr>
          <m:t xml:space="preserve">%</m:t>
        </m:r>
      </m:oMath>
      <w:r>
        <w:rPr>
          <w:lang w:val="en-GB"/>
        </w:rPr>
        <w:t xml:space="preserve"> southwards, </w:t>
      </w:r>
      <w:r>
        <w:rPr/>
      </w:r>
      <m:oMath xmlns:m="http://schemas.openxmlformats.org/officeDocument/2006/math">
        <m:r>
          <w:rPr>
            <w:rFonts w:ascii="Cambria Math" w:hAnsi="Cambria Math"/>
          </w:rPr>
          <m:t xml:space="preserve">18</m:t>
        </m:r>
        <m:r>
          <w:rPr>
            <w:rFonts w:ascii="Cambria Math" w:hAnsi="Cambria Math"/>
          </w:rPr>
          <m:t xml:space="preserve">±</m:t>
        </m:r>
        <m:r>
          <w:rPr>
            <w:rFonts w:ascii="Cambria Math" w:hAnsi="Cambria Math"/>
          </w:rPr>
          <m:t xml:space="preserve">9</m:t>
        </m:r>
        <m:r>
          <m:rPr>
            <m:lit/>
            <m:nor/>
          </m:rPr>
          <w:rPr>
            <w:rFonts w:ascii="Cambria Math" w:hAnsi="Cambria Math"/>
          </w:rPr>
          <m:t xml:space="preserve">%</m:t>
        </m:r>
      </m:oMath>
      <w:r>
        <w:rPr>
          <w:lang w:val="en-GB"/>
        </w:rPr>
        <w:t xml:space="preserve"> northwards) and temperate </w:t>
      </w:r>
      <w:del w:id="221" w:author="Lucas Buffan" w:date="2026-04-01T10:44:00Z">
        <w:r>
          <w:rPr>
            <w:lang w:val="en-GB"/>
          </w:rPr>
          <w:delText>specialists</w:delText>
        </w:r>
      </w:del>
      <w:ins w:id="222" w:author="Lucas Buffan" w:date="2026-04-01T10:44:00Z">
        <w:r>
          <w:rPr>
            <w:lang w:val="en-GB"/>
          </w:rPr>
          <w:t>biomes</w:t>
        </w:r>
      </w:ins>
      <w:r>
        <w:rPr>
          <w:lang w:val="en-GB"/>
        </w:rPr>
        <w:t xml:space="preserve"> (</w:t>
      </w:r>
      <w:r>
        <w:rPr/>
      </w:r>
      <m:oMath xmlns:m="http://schemas.openxmlformats.org/officeDocument/2006/math">
        <m:r>
          <w:rPr>
            <w:rFonts w:ascii="Cambria Math" w:hAnsi="Cambria Math"/>
          </w:rPr>
          <m:t xml:space="preserve">26</m:t>
        </m:r>
        <m:r>
          <w:rPr>
            <w:rFonts w:ascii="Cambria Math" w:hAnsi="Cambria Math"/>
          </w:rPr>
          <m:t xml:space="preserve">±</m:t>
        </m:r>
        <m:r>
          <w:rPr>
            <w:rFonts w:ascii="Cambria Math" w:hAnsi="Cambria Math"/>
          </w:rPr>
          <m:t xml:space="preserve">10</m:t>
        </m:r>
        <m:r>
          <m:rPr>
            <m:lit/>
            <m:nor/>
          </m:rPr>
          <w:rPr>
            <w:rFonts w:ascii="Cambria Math" w:hAnsi="Cambria Math"/>
          </w:rPr>
          <m:t xml:space="preserve">%</m:t>
        </m:r>
      </m:oMath>
      <w:r>
        <w:rPr>
          <w:lang w:val="en-GB"/>
        </w:rPr>
        <w:t xml:space="preserve"> southwards, </w:t>
      </w:r>
      <w:r>
        <w:rPr/>
      </w:r>
      <m:oMath xmlns:m="http://schemas.openxmlformats.org/officeDocument/2006/math">
        <m:r>
          <w:rPr>
            <w:rFonts w:ascii="Cambria Math" w:hAnsi="Cambria Math"/>
          </w:rPr>
          <m:t xml:space="preserve">29</m:t>
        </m:r>
        <m:r>
          <w:rPr>
            <w:rFonts w:ascii="Cambria Math" w:hAnsi="Cambria Math"/>
          </w:rPr>
          <m:t xml:space="preserve">±</m:t>
        </m:r>
        <m:r>
          <w:rPr>
            <w:rFonts w:ascii="Cambria Math" w:hAnsi="Cambria Math"/>
          </w:rPr>
          <m:t xml:space="preserve">8</m:t>
        </m:r>
        <m:r>
          <m:rPr>
            <m:lit/>
            <m:nor/>
          </m:rPr>
          <w:rPr>
            <w:rFonts w:ascii="Cambria Math" w:hAnsi="Cambria Math"/>
          </w:rPr>
          <m:t xml:space="preserve">%</m:t>
        </m:r>
      </m:oMath>
      <w:r>
        <w:rPr>
          <w:lang w:val="en-GB"/>
        </w:rPr>
        <w:t xml:space="preserve"> northwards)</w:t>
      </w:r>
      <w:ins w:id="223" w:author="Lucas Buffan" w:date="2026-04-01T10:44:00Z">
        <w:r>
          <w:rPr>
            <w:lang w:val="en-GB"/>
          </w:rPr>
          <w:t>.</w:t>
        </w:r>
      </w:ins>
      <w:del w:id="224" w:author="Lucas Buffan" w:date="2026-04-01T10:44:00Z">
        <w:r>
          <w:rPr>
            <w:lang w:val="en-GB"/>
          </w:rPr>
          <w:delText>, and</w:delText>
        </w:r>
      </w:del>
      <w:r>
        <w:rPr>
          <w:lang w:val="en-GB"/>
        </w:rPr>
        <w:t xml:space="preserve"> </w:t>
      </w:r>
      <w:del w:id="225" w:author="Lucas Buffan" w:date="2026-04-01T10:44:00Z">
        <w:r>
          <w:rPr>
            <w:lang w:val="en-GB"/>
          </w:rPr>
          <w:delText>a</w:delText>
        </w:r>
      </w:del>
      <w:ins w:id="226" w:author="Lucas Buffan" w:date="2026-04-01T10:44:00Z">
        <w:r>
          <w:rPr>
            <w:lang w:val="en-GB"/>
          </w:rPr>
          <w:t>A</w:t>
        </w:r>
      </w:ins>
      <w:r>
        <w:rPr>
          <w:lang w:val="en-GB"/>
        </w:rPr>
        <w:t xml:space="preserve">lmost no </w:t>
      </w:r>
      <w:ins w:id="227" w:author="Lucas Buffan" w:date="2026-04-01T10:44:00Z">
        <w:r>
          <w:rPr>
            <w:lang w:val="en-GB"/>
          </w:rPr>
          <w:t xml:space="preserve">fixed-niche simulation originating in the </w:t>
        </w:r>
      </w:ins>
      <w:r>
        <w:rPr>
          <w:lang w:val="en-GB"/>
        </w:rPr>
        <w:t xml:space="preserve">cold or polar </w:t>
      </w:r>
      <w:del w:id="228" w:author="Lucas Buffan" w:date="2026-04-01T10:45:00Z">
        <w:r>
          <w:rPr>
            <w:lang w:val="en-GB"/>
          </w:rPr>
          <w:delText>specialist</w:delText>
        </w:r>
      </w:del>
      <w:ins w:id="229" w:author="Lucas Buffan" w:date="2026-04-01T10:45:00Z">
        <w:r>
          <w:rPr>
            <w:lang w:val="en-GB"/>
          </w:rPr>
          <w:t>biome</w:t>
        </w:r>
      </w:ins>
      <w:r>
        <w:rPr>
          <w:lang w:val="en-GB"/>
        </w:rPr>
        <w:t xml:space="preserve">, no matter where </w:t>
      </w:r>
      <w:del w:id="230" w:author="Lucas Buffan" w:date="2026-04-01T10:45:00Z">
        <w:r>
          <w:rPr>
            <w:lang w:val="en-GB"/>
          </w:rPr>
          <w:delText>they</w:delText>
        </w:r>
      </w:del>
      <w:ins w:id="231" w:author="Lucas Buffan" w:date="2026-04-01T10:45:00Z">
        <w:r>
          <w:rPr>
            <w:lang w:val="en-GB"/>
          </w:rPr>
          <w:t>it</w:t>
        </w:r>
      </w:ins>
      <w:r>
        <w:rPr>
          <w:lang w:val="en-GB"/>
        </w:rPr>
        <w:t xml:space="preserve"> </w:t>
      </w:r>
      <w:del w:id="232" w:author="Lucas Buffan" w:date="2026-04-01T10:45:00Z">
        <w:r>
          <w:rPr>
            <w:lang w:val="en-GB"/>
          </w:rPr>
          <w:delText>originated</w:delText>
        </w:r>
      </w:del>
      <w:ins w:id="233" w:author="Lucas Buffan" w:date="2026-04-01T10:45:00Z">
        <w:r>
          <w:rPr>
            <w:lang w:val="en-GB"/>
          </w:rPr>
          <w:t>started</w:t>
        </w:r>
      </w:ins>
      <w:r>
        <w:rPr>
          <w:lang w:val="en-GB"/>
        </w:rPr>
        <w:t xml:space="preserve">, </w:t>
      </w:r>
      <w:del w:id="234" w:author="Lucas Buffan" w:date="2026-04-01T10:45:00Z">
        <w:r>
          <w:rPr>
            <w:lang w:val="en-GB"/>
          </w:rPr>
          <w:delText>successfully made it to the other continent</w:delText>
        </w:r>
      </w:del>
      <w:ins w:id="235" w:author="Lucas Buffan" w:date="2026-04-01T10:45:00Z">
        <w:r>
          <w:rPr>
            <w:lang w:val="en-GB"/>
          </w:rPr>
          <w:t>resulted in a successful inter-continental exchange</w:t>
        </w:r>
      </w:ins>
      <w:r>
        <w:rPr>
          <w:lang w:val="en-GB"/>
        </w:rPr>
        <w:t xml:space="preserve">. The exact same pattern is obtained for southwards dispersal events occurring after standardising initial distances to the isthmus of Panama (Figure S9, </w:t>
      </w:r>
      <w:r>
        <w:rPr/>
      </w:r>
      <m:oMath xmlns:m="http://schemas.openxmlformats.org/officeDocument/2006/math">
        <m:r>
          <w:rPr>
            <w:rFonts w:ascii="Cambria Math" w:hAnsi="Cambria Math"/>
          </w:rPr>
          <m:t xml:space="preserve">M</m:t>
        </m:r>
        <m:r>
          <w:rPr>
            <w:rFonts w:ascii="Cambria Math" w:hAnsi="Cambria Math"/>
          </w:rPr>
          <m:t xml:space="preserve">0</m:t>
        </m:r>
      </m:oMath>
      <w:r>
        <w:rPr>
          <w:lang w:val="en-GB"/>
        </w:rPr>
        <w:t>).</w:t>
      </w:r>
    </w:p>
    <w:p>
      <w:pPr>
        <w:pStyle w:val="BodyText"/>
        <w:rPr/>
      </w:pPr>
      <w:r>
        <w:rPr>
          <w:lang w:val="en-GB"/>
        </w:rPr>
        <w:t xml:space="preserve">Regarding </w:t>
      </w:r>
      <w:del w:id="236" w:author="Lucas Buffan" w:date="2026-04-01T10:19:00Z">
        <w:r>
          <w:rPr>
            <w:lang w:val="en-GB"/>
          </w:rPr>
          <w:delText>biome generalists</w:delText>
        </w:r>
      </w:del>
      <w:ins w:id="237" w:author="Lucas Buffan" w:date="2026-04-01T10:20:00Z">
        <w:r>
          <w:rPr>
            <w:lang w:val="en-GB"/>
          </w:rPr>
          <w:t>simulations generated under the adaptive niche models</w:t>
        </w:r>
      </w:ins>
      <w:r>
        <w:rPr>
          <w:lang w:val="en-GB"/>
        </w:rPr>
        <w:t xml:space="preserve"> (</w:t>
      </w:r>
      <w:del w:id="238" w:author="Lucas Buffan" w:date="2026-04-01T10:21:00Z">
        <w:r>
          <w:rPr>
            <w:lang w:val="en-GB"/>
          </w:rPr>
          <w:delText xml:space="preserve">models </w:delText>
        </w:r>
      </w:del>
      <w:r>
        <w:rPr/>
      </w:r>
      <m:oMath xmlns:m="http://schemas.openxmlformats.org/officeDocument/2006/math">
        <m:r>
          <w:rPr>
            <w:rFonts w:ascii="Cambria Math" w:hAnsi="Cambria Math"/>
          </w:rPr>
          <m:t xml:space="preserve">M</m:t>
        </m:r>
        <m:r>
          <w:rPr>
            <w:rFonts w:ascii="Cambria Math" w:hAnsi="Cambria Math"/>
          </w:rPr>
          <m:t xml:space="preserve">1</m:t>
        </m:r>
        <m:r>
          <w:rPr>
            <w:rFonts w:ascii="Cambria Math" w:hAnsi="Cambria Math"/>
          </w:rPr>
          <m:t xml:space="preserve">−</m:t>
        </m:r>
        <m:r>
          <w:rPr>
            <w:rFonts w:ascii="Cambria Math" w:hAnsi="Cambria Math"/>
          </w:rPr>
          <m:t xml:space="preserve">3</m:t>
        </m:r>
      </m:oMath>
      <w:r>
        <w:rPr>
          <w:lang w:val="en-GB"/>
        </w:rPr>
        <w:t xml:space="preserve">), </w:t>
      </w:r>
      <w:del w:id="239" w:author="Lucas Buffan" w:date="2026-04-01T10:21:00Z">
        <w:r>
          <w:rPr>
            <w:lang w:val="en-GB"/>
          </w:rPr>
          <w:delText>simulations</w:delText>
        </w:r>
      </w:del>
      <w:ins w:id="240" w:author="Lucas Buffan" w:date="2026-04-01T10:21:00Z">
        <w:r>
          <w:rPr>
            <w:lang w:val="en-GB"/>
          </w:rPr>
          <w:t>those</w:t>
        </w:r>
      </w:ins>
      <w:r>
        <w:rPr>
          <w:lang w:val="en-GB"/>
        </w:rPr>
        <w:t xml:space="preserve"> starting from North America maintained the same </w:t>
      </w:r>
      <w:del w:id="241" w:author="Lucas Buffan" w:date="2026-04-01T10:30:00Z">
        <w:r>
          <w:rPr>
            <w:lang w:val="en-GB"/>
          </w:rPr>
          <w:delText>distribution</w:delText>
        </w:r>
      </w:del>
      <w:ins w:id="242" w:author="Lucas Buffan" w:date="2026-04-01T10:30:00Z">
        <w:r>
          <w:rPr>
            <w:lang w:val="en-GB"/>
          </w:rPr>
          <w:t>pattern</w:t>
        </w:r>
      </w:ins>
      <w:r>
        <w:rPr>
          <w:lang w:val="en-GB"/>
        </w:rPr>
        <w:t xml:space="preserve"> of exchange intensities across biomes as </w:t>
      </w:r>
      <w:del w:id="243" w:author="Lucas Buffan" w:date="2026-04-01T10:21:00Z">
        <w:r>
          <w:rPr>
            <w:lang w:val="en-GB"/>
          </w:rPr>
          <w:delText>biome specialists</w:delText>
        </w:r>
      </w:del>
      <w:ins w:id="244" w:author="Lucas Buffan" w:date="2026-04-01T10:21:00Z">
        <w:r>
          <w:rPr>
            <w:lang w:val="en-GB"/>
          </w:rPr>
          <w:t>simulations generated under</w:t>
        </w:r>
      </w:ins>
      <w:ins w:id="245" w:author="Lucas Buffan" w:date="2026-04-01T10:31:00Z">
        <w:r>
          <w:rPr>
            <w:lang w:val="en-GB"/>
          </w:rPr>
          <w:t xml:space="preserve"> </w:t>
        </w:r>
      </w:ins>
      <w:r>
        <w:rPr/>
      </w:r>
      <m:oMath xmlns:m="http://schemas.openxmlformats.org/officeDocument/2006/math">
        <m:r>
          <w:rPr>
            <w:rFonts w:ascii="Cambria Math" w:hAnsi="Cambria Math"/>
          </w:rPr>
          <m:t xml:space="preserve">M</m:t>
        </m:r>
        <m:r>
          <w:rPr>
            <w:rFonts w:ascii="Cambria Math" w:hAnsi="Cambria Math"/>
          </w:rPr>
          <m:t xml:space="preserve">0</m:t>
        </m:r>
      </m:oMath>
      <w:r>
        <w:rPr>
          <w:lang w:val="en-GB"/>
        </w:rPr>
        <w:t xml:space="preserve">. </w:t>
      </w:r>
      <w:del w:id="246" w:author="Lucas Buffan" w:date="2026-04-01T10:27:00Z">
        <w:r>
          <w:rPr>
            <w:lang w:val="en-GB"/>
          </w:rPr>
          <w:delText>Generalists that originated in the tropical biome record t</w:delText>
        </w:r>
      </w:del>
      <w:del w:id="247" w:author="Lucas Buffan" w:date="2026-04-01T10:31:00Z">
        <w:r>
          <w:rPr>
            <w:lang w:val="en-GB"/>
          </w:rPr>
          <w:delText>he highest p</w:delText>
        </w:r>
      </w:del>
      <w:ins w:id="248" w:author="Lucas Buffan" w:date="2026-04-01T10:31:00Z">
        <w:r>
          <w:rPr>
            <w:lang w:val="en-GB"/>
          </w:rPr>
          <w:t>P</w:t>
        </w:r>
      </w:ins>
      <w:r>
        <w:rPr>
          <w:lang w:val="en-GB"/>
        </w:rPr>
        <w:t>roportion of exchange success</w:t>
      </w:r>
      <w:ins w:id="249" w:author="Lucas Buffan" w:date="2026-04-01T10:27:00Z">
        <w:r>
          <w:rPr>
            <w:lang w:val="en-GB"/>
          </w:rPr>
          <w:t xml:space="preserve"> was higher among those originating in the tropical biome</w:t>
        </w:r>
      </w:ins>
      <w:r>
        <w:rPr>
          <w:lang w:val="en-GB"/>
        </w:rPr>
        <w:t xml:space="preserve"> (</w:t>
      </w:r>
      <w:r>
        <w:rPr/>
      </w:r>
      <m:oMath xmlns:m="http://schemas.openxmlformats.org/officeDocument/2006/math">
        <m:r>
          <w:rPr>
            <w:rFonts w:ascii="Cambria Math" w:hAnsi="Cambria Math"/>
          </w:rPr>
          <m:t xml:space="preserve">89</m:t>
        </m:r>
        <m:d>
          <m:dPr>
            <m:begChr m:val="["/>
            <m:endChr m:val=")"/>
          </m:dPr>
          <m:e>
            <m:r>
              <w:rPr>
                <w:rFonts w:ascii="Cambria Math" w:hAnsi="Cambria Math"/>
              </w:rPr>
              <m:t xml:space="preserve">75,100</m:t>
            </m:r>
          </m:e>
        </m:d>
        <m:r>
          <m:rPr>
            <m:lit/>
            <m:nor/>
          </m:rPr>
          <w:rPr>
            <w:rFonts w:ascii="Cambria Math" w:hAnsi="Cambria Math"/>
          </w:rPr>
          <m:t xml:space="preserve">%</m:t>
        </m:r>
      </m:oMath>
      <w:r>
        <w:rPr>
          <w:lang w:val="en-GB"/>
        </w:rPr>
        <w:t xml:space="preserve"> for </w:t>
      </w:r>
      <w:r>
        <w:rPr/>
      </w:r>
      <m:oMath xmlns:m="http://schemas.openxmlformats.org/officeDocument/2006/math">
        <m:r>
          <w:rPr>
            <w:rFonts w:ascii="Cambria Math" w:hAnsi="Cambria Math"/>
          </w:rPr>
          <m:t xml:space="preserve">M</m:t>
        </m:r>
        <m:r>
          <w:rPr>
            <w:rFonts w:ascii="Cambria Math" w:hAnsi="Cambria Math"/>
          </w:rPr>
          <m:t xml:space="preserve">1</m:t>
        </m:r>
      </m:oMath>
      <w:r>
        <w:rPr>
          <w:lang w:val="en-GB"/>
        </w:rPr>
        <w:t>), followed by those originating in the temperate (</w:t>
      </w:r>
      <w:r>
        <w:rPr/>
      </w:r>
      <m:oMath xmlns:m="http://schemas.openxmlformats.org/officeDocument/2006/math">
        <m:r>
          <w:rPr>
            <w:rFonts w:ascii="Cambria Math" w:hAnsi="Cambria Math"/>
          </w:rPr>
          <m:t xml:space="preserve">40</m:t>
        </m:r>
        <m:r>
          <w:rPr>
            <w:rFonts w:ascii="Cambria Math" w:hAnsi="Cambria Math"/>
          </w:rPr>
          <m:t xml:space="preserve">±</m:t>
        </m:r>
        <m:r>
          <w:rPr>
            <w:rFonts w:ascii="Cambria Math" w:hAnsi="Cambria Math"/>
          </w:rPr>
          <m:t xml:space="preserve">10</m:t>
        </m:r>
        <m:r>
          <m:rPr>
            <m:lit/>
            <m:nor/>
          </m:rPr>
          <w:rPr>
            <w:rFonts w:ascii="Cambria Math" w:hAnsi="Cambria Math"/>
          </w:rPr>
          <m:t xml:space="preserve">%</m:t>
        </m:r>
      </m:oMath>
      <w:r>
        <w:rPr>
          <w:lang w:val="en-GB"/>
        </w:rPr>
        <w:t xml:space="preserve">, </w:t>
      </w:r>
      <w:r>
        <w:rPr/>
      </w:r>
      <m:oMath xmlns:m="http://schemas.openxmlformats.org/officeDocument/2006/math">
        <m:r>
          <w:rPr>
            <w:rFonts w:ascii="Cambria Math" w:hAnsi="Cambria Math"/>
          </w:rPr>
          <m:t xml:space="preserve">M</m:t>
        </m:r>
        <m:r>
          <w:rPr>
            <w:rFonts w:ascii="Cambria Math" w:hAnsi="Cambria Math"/>
          </w:rPr>
          <m:t xml:space="preserve">1</m:t>
        </m:r>
      </m:oMath>
      <w:r>
        <w:rPr>
          <w:lang w:val="en-GB"/>
        </w:rPr>
        <w:t>) and arid (</w:t>
      </w:r>
      <w:r>
        <w:rPr/>
      </w:r>
      <m:oMath xmlns:m="http://schemas.openxmlformats.org/officeDocument/2006/math">
        <m:r>
          <w:rPr>
            <w:rFonts w:ascii="Cambria Math" w:hAnsi="Cambria Math"/>
          </w:rPr>
          <m:t xml:space="preserve">34</m:t>
        </m:r>
        <m:r>
          <w:rPr>
            <w:rFonts w:ascii="Cambria Math" w:hAnsi="Cambria Math"/>
          </w:rPr>
          <m:t xml:space="preserve">±</m:t>
        </m:r>
        <m:r>
          <w:rPr>
            <w:rFonts w:ascii="Cambria Math" w:hAnsi="Cambria Math"/>
          </w:rPr>
          <m:t xml:space="preserve">11</m:t>
        </m:r>
        <m:r>
          <m:rPr>
            <m:lit/>
            <m:nor/>
          </m:rPr>
          <w:rPr>
            <w:rFonts w:ascii="Cambria Math" w:hAnsi="Cambria Math"/>
          </w:rPr>
          <m:t xml:space="preserve">%</m:t>
        </m:r>
      </m:oMath>
      <w:r>
        <w:rPr>
          <w:lang w:val="en-GB"/>
        </w:rPr>
        <w:t xml:space="preserve">, </w:t>
      </w:r>
      <w:r>
        <w:rPr/>
      </w:r>
      <m:oMath xmlns:m="http://schemas.openxmlformats.org/officeDocument/2006/math">
        <m:r>
          <w:rPr>
            <w:rFonts w:ascii="Cambria Math" w:hAnsi="Cambria Math"/>
          </w:rPr>
          <m:t xml:space="preserve">M</m:t>
        </m:r>
        <m:r>
          <w:rPr>
            <w:rFonts w:ascii="Cambria Math" w:hAnsi="Cambria Math"/>
          </w:rPr>
          <m:t xml:space="preserve">1</m:t>
        </m:r>
      </m:oMath>
      <w:r>
        <w:rPr>
          <w:lang w:val="en-GB"/>
        </w:rPr>
        <w:t xml:space="preserve">) biomes. </w:t>
      </w:r>
      <w:del w:id="250" w:author="Lucas Buffan" w:date="2026-04-01T10:32:00Z">
        <w:r>
          <w:rPr>
            <w:lang w:val="en-GB"/>
          </w:rPr>
          <w:delText xml:space="preserve">Also, </w:delText>
        </w:r>
      </w:del>
      <w:del w:id="251" w:author="Lucas Buffan" w:date="2026-04-01T10:28:00Z">
        <w:r>
          <w:rPr>
            <w:lang w:val="en-GB"/>
          </w:rPr>
          <w:delText>generalists</w:delText>
        </w:r>
      </w:del>
      <w:ins w:id="252" w:author="Lucas Buffan" w:date="2026-04-01T10:47:00Z">
        <w:r>
          <w:rPr>
            <w:lang w:val="en-GB"/>
          </w:rPr>
          <w:t>Also</w:t>
        </w:r>
      </w:ins>
      <w:ins w:id="253" w:author="Lucas Buffan" w:date="2026-04-01T10:45:00Z">
        <w:r>
          <w:rPr>
            <w:lang w:val="en-GB"/>
          </w:rPr>
          <w:t>, a</w:t>
        </w:r>
      </w:ins>
      <w:ins w:id="254" w:author="Lucas Buffan" w:date="2026-04-01T10:32:00Z">
        <w:r>
          <w:rPr>
            <w:lang w:val="en-GB"/>
          </w:rPr>
          <w:t>lmost no adaptive-niche simulation</w:t>
        </w:r>
      </w:ins>
      <w:r>
        <w:rPr>
          <w:lang w:val="en-GB"/>
        </w:rPr>
        <w:t xml:space="preserve"> originating in the cold or polar biomes </w:t>
      </w:r>
      <w:del w:id="255" w:author="Lucas Buffan" w:date="2026-04-01T10:32:00Z">
        <w:r>
          <w:rPr>
            <w:lang w:val="en-GB"/>
          </w:rPr>
          <w:delText xml:space="preserve">almost never </w:delText>
        </w:r>
      </w:del>
      <w:r>
        <w:rPr>
          <w:lang w:val="en-GB"/>
        </w:rPr>
        <w:t>made it to South America (</w:t>
      </w:r>
      <w:hyperlink w:anchor="fig-biome">
        <w:r>
          <w:rPr>
            <w:rStyle w:val="Hyperlink"/>
            <w:lang w:val="en-GB"/>
          </w:rPr>
          <w:t>Figure 4</w:t>
        </w:r>
      </w:hyperlink>
      <w:r>
        <w:rPr>
          <w:lang w:val="en-GB"/>
        </w:rPr>
        <w:t xml:space="preserve"> C </w:t>
      </w:r>
      <w:r>
        <w:rPr/>
      </w:r>
      <m:oMath xmlns:m="http://schemas.openxmlformats.org/officeDocument/2006/math">
        <m:r>
          <w:rPr>
            <w:rFonts w:ascii="Cambria Math" w:hAnsi="Cambria Math"/>
          </w:rPr>
          <m:t xml:space="preserve">M</m:t>
        </m:r>
        <m:r>
          <w:rPr>
            <w:rFonts w:ascii="Cambria Math" w:hAnsi="Cambria Math"/>
          </w:rPr>
          <m:t xml:space="preserve">1</m:t>
        </m:r>
        <m:r>
          <w:rPr>
            <w:rFonts w:ascii="Cambria Math" w:hAnsi="Cambria Math"/>
          </w:rPr>
          <m:t xml:space="preserve">−</m:t>
        </m:r>
        <m:r>
          <w:rPr>
            <w:rFonts w:ascii="Cambria Math" w:hAnsi="Cambria Math"/>
          </w:rPr>
          <m:t xml:space="preserve">2</m:t>
        </m:r>
      </m:oMath>
      <w:r>
        <w:rPr>
          <w:lang w:val="en-GB"/>
        </w:rPr>
        <w:t>). Note that removing the precipitation constraint on species climatic niche (</w:t>
      </w:r>
      <w:r>
        <w:rPr>
          <w:i/>
          <w:iCs/>
          <w:lang w:val="en-GB"/>
        </w:rPr>
        <w:t>i</w:t>
      </w:r>
      <w:r>
        <w:rPr>
          <w:lang w:val="en-GB"/>
        </w:rPr>
        <w:t>.</w:t>
      </w:r>
      <w:r>
        <w:rPr>
          <w:i/>
          <w:iCs/>
          <w:lang w:val="en-GB"/>
        </w:rPr>
        <w:t>e</w:t>
      </w:r>
      <w:r>
        <w:rPr>
          <w:lang w:val="en-GB"/>
        </w:rPr>
        <w:t xml:space="preserve">., model </w:t>
      </w:r>
      <w:r>
        <w:rPr/>
      </w:r>
      <m:oMath xmlns:m="http://schemas.openxmlformats.org/officeDocument/2006/math">
        <m:r>
          <w:rPr>
            <w:rFonts w:ascii="Cambria Math" w:hAnsi="Cambria Math"/>
          </w:rPr>
          <m:t xml:space="preserve">M</m:t>
        </m:r>
        <m:r>
          <w:rPr>
            <w:rFonts w:ascii="Cambria Math" w:hAnsi="Cambria Math"/>
          </w:rPr>
          <m:t xml:space="preserve">3</m:t>
        </m:r>
      </m:oMath>
      <w:r>
        <w:rPr>
          <w:lang w:val="en-GB"/>
        </w:rPr>
        <w:t>) attenuated this imbalance (</w:t>
      </w:r>
      <w:hyperlink w:anchor="fig-biome">
        <w:r>
          <w:rPr>
            <w:rStyle w:val="Hyperlink"/>
            <w:lang w:val="en-GB"/>
          </w:rPr>
          <w:t>Figure 4</w:t>
        </w:r>
      </w:hyperlink>
      <w:r>
        <w:rPr>
          <w:lang w:val="en-GB"/>
        </w:rPr>
        <w:t xml:space="preserve"> C </w:t>
      </w:r>
      <w:r>
        <w:rPr/>
      </w:r>
      <m:oMath xmlns:m="http://schemas.openxmlformats.org/officeDocument/2006/math">
        <m:r>
          <w:rPr>
            <w:rFonts w:ascii="Cambria Math" w:hAnsi="Cambria Math"/>
          </w:rPr>
          <m:t xml:space="preserve">M</m:t>
        </m:r>
        <m:r>
          <w:rPr>
            <w:rFonts w:ascii="Cambria Math" w:hAnsi="Cambria Math"/>
          </w:rPr>
          <m:t xml:space="preserve">3</m:t>
        </m:r>
      </m:oMath>
      <w:r>
        <w:rPr>
          <w:lang w:val="en-GB"/>
        </w:rPr>
        <w:t xml:space="preserve">). </w:t>
      </w:r>
      <w:del w:id="256" w:author="Lucas Buffan" w:date="2026-04-01T10:33:00Z">
        <w:r>
          <w:rPr>
            <w:lang w:val="en-GB"/>
          </w:rPr>
          <w:delText>All this still holds</w:delText>
        </w:r>
      </w:del>
      <w:ins w:id="257" w:author="Lucas Buffan" w:date="2026-04-01T10:33:00Z">
        <w:r>
          <w:rPr>
            <w:lang w:val="en-GB"/>
          </w:rPr>
          <w:t>These results hold</w:t>
        </w:r>
      </w:ins>
      <w:r>
        <w:rPr>
          <w:lang w:val="en-GB"/>
        </w:rPr>
        <w:t xml:space="preserve"> when standardising initial distances to the isthmus of Panama of simulations starting from North America to those starting from South America (Figure S9, </w:t>
      </w:r>
      <w:r>
        <w:rPr/>
      </w:r>
      <m:oMath xmlns:m="http://schemas.openxmlformats.org/officeDocument/2006/math">
        <m:r>
          <w:rPr>
            <w:rFonts w:ascii="Cambria Math" w:hAnsi="Cambria Math"/>
          </w:rPr>
          <m:t xml:space="preserve">M</m:t>
        </m:r>
        <m:r>
          <w:rPr>
            <w:rFonts w:ascii="Cambria Math" w:hAnsi="Cambria Math"/>
          </w:rPr>
          <m:t xml:space="preserve">1</m:t>
        </m:r>
        <m:r>
          <w:rPr>
            <w:rFonts w:ascii="Cambria Math" w:hAnsi="Cambria Math"/>
          </w:rPr>
          <m:t xml:space="preserve">−</m:t>
        </m:r>
        <m:r>
          <w:rPr>
            <w:rFonts w:ascii="Cambria Math" w:hAnsi="Cambria Math"/>
          </w:rPr>
          <m:t xml:space="preserve">3</m:t>
        </m:r>
      </m:oMath>
      <w:r>
        <w:rPr>
          <w:lang w:val="en-GB"/>
        </w:rPr>
        <w:t xml:space="preserve">). Conversely, the </w:t>
      </w:r>
      <w:ins w:id="258" w:author="Lucas Buffan" w:date="2026-04-01T10:34:00Z">
        <w:r>
          <w:rPr>
            <w:lang w:val="en-GB"/>
          </w:rPr>
          <w:t xml:space="preserve">adaptive-niche </w:t>
        </w:r>
      </w:ins>
      <w:r>
        <w:rPr>
          <w:lang w:val="en-GB"/>
        </w:rPr>
        <w:t xml:space="preserve">disparity in proportion of successful exchanges across biomes was largely attenuated </w:t>
      </w:r>
      <w:del w:id="259" w:author="Lucas Buffan" w:date="2026-04-01T10:34:00Z">
        <w:r>
          <w:rPr>
            <w:lang w:val="en-GB"/>
          </w:rPr>
          <w:delText>for biome generalists</w:delText>
        </w:r>
      </w:del>
      <w:ins w:id="260" w:author="Lucas Buffan" w:date="2026-04-01T10:34:00Z">
        <w:r>
          <w:rPr>
            <w:lang w:val="en-GB"/>
          </w:rPr>
          <w:t>when</w:t>
        </w:r>
      </w:ins>
      <w:r>
        <w:rPr>
          <w:lang w:val="en-GB"/>
        </w:rPr>
        <w:t xml:space="preserve"> </w:t>
      </w:r>
      <w:del w:id="261" w:author="Lucas Buffan" w:date="2026-04-01T10:47:00Z">
        <w:r>
          <w:rPr>
            <w:lang w:val="en-GB"/>
          </w:rPr>
          <w:delText>originating</w:delText>
        </w:r>
      </w:del>
      <w:ins w:id="262" w:author="Lucas Buffan" w:date="2026-04-01T10:47:00Z">
        <w:r>
          <w:rPr>
            <w:lang w:val="en-GB"/>
          </w:rPr>
          <w:t>simulations started</w:t>
        </w:r>
      </w:ins>
      <w:r>
        <w:rPr>
          <w:lang w:val="en-GB"/>
        </w:rPr>
        <w:t xml:space="preserve"> in South America</w:t>
      </w:r>
      <w:del w:id="263" w:author="Lucas Buffan" w:date="2026-04-01T10:35:00Z">
        <w:r>
          <w:rPr>
            <w:lang w:val="en-GB"/>
          </w:rPr>
          <w:delText>,</w:delText>
        </w:r>
      </w:del>
      <w:ins w:id="264" w:author="Lucas Buffan" w:date="2026-04-01T10:35:00Z">
        <w:r>
          <w:rPr>
            <w:lang w:val="en-GB"/>
          </w:rPr>
          <w:t>.</w:t>
        </w:r>
      </w:ins>
      <w:r>
        <w:rPr>
          <w:lang w:val="en-GB"/>
        </w:rPr>
        <w:t xml:space="preserve"> </w:t>
      </w:r>
      <w:del w:id="265" w:author="Lucas Buffan" w:date="2026-04-01T10:35:00Z">
        <w:r>
          <w:rPr>
            <w:lang w:val="en-GB"/>
          </w:rPr>
          <w:delText xml:space="preserve">for which </w:delText>
        </w:r>
      </w:del>
      <w:ins w:id="266" w:author="Lucas Buffan" w:date="2026-04-01T10:35:00Z">
        <w:r>
          <w:rPr>
            <w:lang w:val="en-GB"/>
          </w:rPr>
          <w:t xml:space="preserve">In that case, </w:t>
        </w:r>
      </w:ins>
      <w:del w:id="267" w:author="Lucas Buffan" w:date="2026-04-01T10:35:00Z">
        <w:r>
          <w:rPr>
            <w:lang w:val="en-GB"/>
          </w:rPr>
          <w:delText xml:space="preserve">a </w:delText>
        </w:r>
      </w:del>
      <w:r>
        <w:rPr>
          <w:lang w:val="en-GB"/>
        </w:rPr>
        <w:t>successful exchange</w:t>
      </w:r>
      <w:ins w:id="268" w:author="Lucas Buffan" w:date="2026-04-01T10:35:00Z">
        <w:r>
          <w:rPr>
            <w:lang w:val="en-GB"/>
          </w:rPr>
          <w:t>s</w:t>
        </w:r>
      </w:ins>
      <w:r>
        <w:rPr>
          <w:lang w:val="en-GB"/>
        </w:rPr>
        <w:t xml:space="preserve"> appear</w:t>
      </w:r>
      <w:del w:id="269" w:author="Lucas Buffan" w:date="2026-04-01T10:35:00Z">
        <w:r>
          <w:rPr>
            <w:lang w:val="en-GB"/>
          </w:rPr>
          <w:delText>s</w:delText>
        </w:r>
      </w:del>
      <w:r>
        <w:rPr>
          <w:lang w:val="en-GB"/>
        </w:rPr>
        <w:t xml:space="preserve"> almost equally-likely, regardless of the biome where </w:t>
      </w:r>
      <w:del w:id="270" w:author="Lucas Buffan" w:date="2026-04-01T10:35:00Z">
        <w:r>
          <w:rPr>
            <w:lang w:val="en-GB"/>
          </w:rPr>
          <w:delText>they</w:delText>
        </w:r>
      </w:del>
      <w:ins w:id="271" w:author="Lucas Buffan" w:date="2026-04-01T10:35:00Z">
        <w:r>
          <w:rPr>
            <w:lang w:val="en-GB"/>
          </w:rPr>
          <w:t>simulations</w:t>
        </w:r>
      </w:ins>
      <w:r>
        <w:rPr>
          <w:lang w:val="en-GB"/>
        </w:rPr>
        <w:t xml:space="preserve"> originate (</w:t>
      </w:r>
      <w:hyperlink w:anchor="fig-biome">
        <w:r>
          <w:rPr>
            <w:rStyle w:val="Hyperlink"/>
            <w:lang w:val="en-GB"/>
          </w:rPr>
          <w:t>Figure 4</w:t>
        </w:r>
      </w:hyperlink>
      <w:r>
        <w:rPr>
          <w:lang w:val="en-GB"/>
        </w:rPr>
        <w:t xml:space="preserve"> C </w:t>
      </w:r>
      <w:r>
        <w:rPr/>
      </w:r>
      <m:oMath xmlns:m="http://schemas.openxmlformats.org/officeDocument/2006/math">
        <m:r>
          <w:rPr>
            <w:rFonts w:ascii="Cambria Math" w:hAnsi="Cambria Math"/>
          </w:rPr>
          <m:t xml:space="preserve">M</m:t>
        </m:r>
        <m:r>
          <w:rPr>
            <w:rFonts w:ascii="Cambria Math" w:hAnsi="Cambria Math"/>
          </w:rPr>
          <m:t xml:space="preserve">1</m:t>
        </m:r>
        <m:r>
          <w:rPr>
            <w:rFonts w:ascii="Cambria Math" w:hAnsi="Cambria Math"/>
          </w:rPr>
          <m:t xml:space="preserve">−</m:t>
        </m:r>
        <m:r>
          <w:rPr>
            <w:rFonts w:ascii="Cambria Math" w:hAnsi="Cambria Math"/>
          </w:rPr>
          <m:t xml:space="preserve">3</m:t>
        </m:r>
      </m:oMath>
      <w:r>
        <w:rPr>
          <w:lang w:val="en-GB"/>
        </w:rPr>
        <w:t>).</w:t>
      </w:r>
      <w:bookmarkEnd w:id="19"/>
      <w:bookmarkEnd w:id="22"/>
    </w:p>
    <w:p>
      <w:pPr>
        <w:pStyle w:val="Heading1"/>
        <w:rPr>
          <w:lang w:val="en-GB"/>
        </w:rPr>
      </w:pPr>
      <w:r>
        <w:rPr>
          <w:lang w:val="en-GB"/>
        </w:rPr>
        <w:t>Discussion</w:t>
      </w:r>
    </w:p>
    <w:p>
      <w:pPr>
        <w:pStyle w:val="Heading2"/>
        <w:rPr>
          <w:lang w:val="en-GB"/>
        </w:rPr>
      </w:pPr>
      <w:bookmarkStart w:id="23" w:name="X7884168e0fb04c99a5fee66a3bc25e307eaddf5"/>
      <w:r>
        <w:rPr>
          <w:lang w:val="en-GB"/>
        </w:rPr>
        <w:t>An inverse asymmetry of exchange driven by climate</w:t>
      </w:r>
    </w:p>
    <w:p>
      <w:pPr>
        <w:pStyle w:val="FirstParagraph"/>
        <w:rPr>
          <w:lang w:val="en-GB"/>
          <w:ins w:id="273" w:author="Lucas Buffan" w:date="2026-04-22T11:16:00Z"/>
        </w:rPr>
      </w:pPr>
      <w:r>
        <w:rPr>
          <w:lang w:val="en-GB"/>
        </w:rPr>
        <w:t>Throughout this work, we investigated the role of palaeoclimate in the asymmetry of the GABI through the use of eco-evolutionary simulations. Probably one of our most striking findings is that, under climatic constraints alone, simulated South American lineages dispersed to the North with a significantly greater intensity than the other way around (</w:t>
      </w:r>
      <w:hyperlink w:anchor="fig-propsuccess">
        <w:r>
          <w:rPr>
            <w:rStyle w:val="Hyperlink"/>
            <w:lang w:val="en-GB"/>
          </w:rPr>
          <w:t>Figure 2</w:t>
        </w:r>
      </w:hyperlink>
      <w:r>
        <w:rPr>
          <w:lang w:val="en-GB"/>
        </w:rPr>
        <w:t>). This therefore clearly contrasts with the long-recognised imbalanced success of North American mammal taxa compared to South Americans in the aftermath of the GABI (Simpson 1980).</w:t>
      </w:r>
      <w:del w:id="272" w:author="Lucas Buffan" w:date="2026-04-22T11:17:00Z">
        <w:r>
          <w:rPr>
            <w:lang w:val="en-GB"/>
          </w:rPr>
          <w:delText xml:space="preserve"> </w:delText>
        </w:r>
      </w:del>
    </w:p>
    <w:p>
      <w:pPr>
        <w:pStyle w:val="FirstParagraph"/>
        <w:rPr/>
      </w:pPr>
      <w:r>
        <w:rPr>
          <w:lang w:val="en-GB"/>
        </w:rPr>
        <w:t>Seminal works primarily interpreted the empirically-derived asymmetry of the GABI under the lens of a continent-wide extension of MacArthur &amp; Wilson’s equilibrium theory (MacArthur &amp; Wilson 1967). The latter theory establishes that, on evolutionary timescales, diversity within a given area should tend towards an equilibrium value proportional to the size of this area. Therefore, its continent-wide extension predicts the equilibrium diversity of North America to be larger than that of South America, given the differences in size between the two continents (</w:t>
      </w:r>
      <w:r>
        <w:rPr/>
      </w:r>
      <m:oMath xmlns:m="http://schemas.openxmlformats.org/officeDocument/2006/math">
        <m:r>
          <w:rPr>
            <w:rFonts w:ascii="Cambria Math" w:hAnsi="Cambria Math"/>
          </w:rPr>
          <m:t xml:space="preserve">24</m:t>
        </m:r>
      </m:oMath>
      <w:r>
        <w:rPr>
          <w:lang w:val="en-GB"/>
        </w:rPr>
        <w:t xml:space="preserve"> vs. </w:t>
      </w:r>
      <w:r>
        <w:rPr/>
      </w:r>
      <m:oMath xmlns:m="http://schemas.openxmlformats.org/officeDocument/2006/math">
        <m:r>
          <w:rPr>
            <w:rFonts w:ascii="Cambria Math" w:hAnsi="Cambria Math"/>
          </w:rPr>
          <m:t xml:space="preserve">18</m:t>
        </m:r>
        <m:r>
          <w:rPr>
            <w:rFonts w:ascii="Cambria Math" w:hAnsi="Cambria Math"/>
          </w:rPr>
          <m:t xml:space="preserve">×</m:t>
        </m:r>
        <m:sSup>
          <m:e>
            <m:r>
              <w:rPr>
                <w:rFonts w:ascii="Cambria Math" w:hAnsi="Cambria Math"/>
              </w:rPr>
              <m:t xml:space="preserve">10</m:t>
            </m:r>
          </m:e>
          <m:sup>
            <m:r>
              <w:rPr>
                <w:rFonts w:ascii="Cambria Math" w:hAnsi="Cambria Math"/>
              </w:rPr>
              <m:t xml:space="preserve">6</m:t>
            </m:r>
          </m:sup>
        </m:sSup>
      </m:oMath>
      <w:r>
        <w:rPr>
          <w:lang w:val="en-GB"/>
        </w:rPr>
        <w:t xml:space="preserve"> km²). Following this framework, Marshall </w:t>
      </w:r>
      <w:r>
        <w:rPr>
          <w:i/>
          <w:iCs/>
          <w:lang w:val="en-GB"/>
        </w:rPr>
        <w:t>et al.</w:t>
      </w:r>
      <w:r>
        <w:rPr>
          <w:lang w:val="en-GB"/>
        </w:rPr>
        <w:t xml:space="preserve"> (1982) argued that the continent offering the largest pool of taxa – which, according to this prediction, would be North America – would in turn have resulted in the larger number of species exchanged in the end. It might be noticed that species pool imbalance between two source areas has been identified as a key driver in the faunal exchange asymmetry that contributed to the build-up of the unique biodiversity along the Wallace line (Skeels </w:t>
      </w:r>
      <w:r>
        <w:rPr>
          <w:i/>
          <w:iCs/>
          <w:lang w:val="en-GB"/>
        </w:rPr>
        <w:t>et al.</w:t>
      </w:r>
      <w:r>
        <w:rPr>
          <w:lang w:val="en-GB"/>
        </w:rPr>
        <w:t xml:space="preserve"> 2023b). Nonetheless, following such a reasoning, the probability for a given taxon to cross the Panamanian landbridge is assumed to be independent from the side of the isthmus where it came from, which, interestingly, is not supported by our findings (</w:t>
      </w:r>
      <w:hyperlink w:anchor="fig-propsuccess">
        <w:r>
          <w:rPr>
            <w:rStyle w:val="Hyperlink"/>
            <w:lang w:val="en-GB"/>
          </w:rPr>
          <w:t>Figure 2</w:t>
        </w:r>
      </w:hyperlink>
      <w:r>
        <w:rPr>
          <w:lang w:val="en-GB"/>
        </w:rPr>
        <w:t xml:space="preserve">). In addition, this theory does not align with the actual imbalance in extant mammal species-level diversity between the Americas, being way larger in South than in North America (Raven </w:t>
      </w:r>
      <w:r>
        <w:rPr>
          <w:i/>
          <w:iCs/>
          <w:lang w:val="en-GB"/>
        </w:rPr>
        <w:t>et al.</w:t>
      </w:r>
      <w:r>
        <w:rPr>
          <w:lang w:val="en-GB"/>
        </w:rPr>
        <w:t xml:space="preserve"> 2020).</w:t>
      </w:r>
    </w:p>
    <w:p>
      <w:pPr>
        <w:pStyle w:val="BodyText"/>
        <w:rPr>
          <w:lang w:val="en-GB"/>
        </w:rPr>
      </w:pPr>
      <w:r>
        <w:rPr>
          <w:lang w:val="en-GB"/>
        </w:rPr>
        <w:t>Although the inverse asymmetry in climate-driven exchange across both sides of the Isthmus suggested by our findings goes in contradiction with the mammal fossil record (</w:t>
      </w:r>
      <w:r>
        <w:rPr>
          <w:i/>
          <w:iCs/>
          <w:lang w:val="en-GB"/>
        </w:rPr>
        <w:t>e</w:t>
      </w:r>
      <w:r>
        <w:rPr>
          <w:lang w:val="en-GB"/>
        </w:rPr>
        <w:t>.</w:t>
      </w:r>
      <w:r>
        <w:rPr>
          <w:i/>
          <w:iCs/>
          <w:lang w:val="en-GB"/>
        </w:rPr>
        <w:t>g</w:t>
      </w:r>
      <w:r>
        <w:rPr>
          <w:lang w:val="en-GB"/>
        </w:rPr>
        <w:t xml:space="preserve">., Marshall </w:t>
      </w:r>
      <w:r>
        <w:rPr>
          <w:i/>
          <w:iCs/>
          <w:lang w:val="en-GB"/>
        </w:rPr>
        <w:t>et al.</w:t>
      </w:r>
      <w:r>
        <w:rPr>
          <w:lang w:val="en-GB"/>
        </w:rPr>
        <w:t xml:space="preserve"> 1982), it actually echoes inter-American exchange patterns suggested by other groups of vertebrates. For instance, the extant South American amphibian fauna is almost entirely endemic (Lomolino </w:t>
      </w:r>
      <w:r>
        <w:rPr>
          <w:i/>
          <w:iCs/>
          <w:lang w:val="en-GB"/>
        </w:rPr>
        <w:t>et al.</w:t>
      </w:r>
      <w:r>
        <w:rPr>
          <w:lang w:val="en-GB"/>
        </w:rPr>
        <w:t xml:space="preserve"> 2006). By contrast, the North American frog fauna is composed of four families of southern origin, and only three of northern origin (Lomolino </w:t>
      </w:r>
      <w:r>
        <w:rPr>
          <w:i/>
          <w:iCs/>
          <w:lang w:val="en-GB"/>
        </w:rPr>
        <w:t>et al.</w:t>
      </w:r>
      <w:r>
        <w:rPr>
          <w:lang w:val="en-GB"/>
        </w:rPr>
        <w:t xml:space="preserve"> 2006). Just like herpetofauna, tropical North American ichtyofauna has long been recognised as mainly composed of groups that originated in South America and further dispersed to the North, although most likely multiple dispersal events occurred, some of which pre-dating the closure of the isthmus (</w:t>
      </w:r>
      <w:r>
        <w:rPr>
          <w:i/>
          <w:iCs/>
          <w:lang w:val="en-GB"/>
        </w:rPr>
        <w:t>e</w:t>
      </w:r>
      <w:r>
        <w:rPr>
          <w:lang w:val="en-GB"/>
        </w:rPr>
        <w:t>.</w:t>
      </w:r>
      <w:r>
        <w:rPr>
          <w:i/>
          <w:iCs/>
          <w:lang w:val="en-GB"/>
        </w:rPr>
        <w:t>g</w:t>
      </w:r>
      <w:r>
        <w:rPr>
          <w:lang w:val="en-GB"/>
        </w:rPr>
        <w:t xml:space="preserve">., Chakrabarty &amp; Albert 2011; Lomolino </w:t>
      </w:r>
      <w:r>
        <w:rPr>
          <w:i/>
          <w:iCs/>
          <w:lang w:val="en-GB"/>
        </w:rPr>
        <w:t>et al.</w:t>
      </w:r>
      <w:r>
        <w:rPr>
          <w:lang w:val="en-GB"/>
        </w:rPr>
        <w:t xml:space="preserve"> 2006; Smith </w:t>
      </w:r>
      <w:r>
        <w:rPr>
          <w:i/>
          <w:iCs/>
          <w:lang w:val="en-GB"/>
        </w:rPr>
        <w:t>et al.</w:t>
      </w:r>
      <w:r>
        <w:rPr>
          <w:lang w:val="en-GB"/>
        </w:rPr>
        <w:t xml:space="preserve"> 2012). It should however be noted that, due to the requirement for connected freshwater networks, the magnitude of the faunal admixture among freshwater fishes has been greatly limited compared to land groups. Next, despite the higher dispersal abilities of birds, phylogenetic evidence has shown a significant influence of the closure of the Panamanian Seaway in the rates of exchange between both continent’s avifaunas (Smith &amp; Klicka 2010; Weir </w:t>
      </w:r>
      <w:r>
        <w:rPr>
          <w:i/>
          <w:iCs/>
          <w:lang w:val="en-GB"/>
        </w:rPr>
        <w:t>et al.</w:t>
      </w:r>
      <w:r>
        <w:rPr>
          <w:lang w:val="en-GB"/>
        </w:rPr>
        <w:t xml:space="preserve"> 2009). In particular, these studies suggested that transcontinental exchanges occurred symmetrically among clades inhabiting tropical regions, but interestingly, just like land mammals, diversification of extra-tropical groups to tropical regions and further dispersal to the other landmass was strongly asymmetrical in favour of North American groups (Smith </w:t>
      </w:r>
      <w:r>
        <w:rPr>
          <w:i/>
          <w:iCs/>
          <w:lang w:val="en-GB"/>
        </w:rPr>
        <w:t>et al.</w:t>
      </w:r>
      <w:r>
        <w:rPr>
          <w:lang w:val="en-GB"/>
        </w:rPr>
        <w:t xml:space="preserve"> 2012; Smith &amp; Klicka 2010). That being said, notable exceptions of South American bird groups that successfully diversified in North America (including within temperate regions) exist, such as </w:t>
      </w:r>
      <w:ins w:id="274" w:author="Lucas Buffan" w:date="2026-04-02T14:06:00Z">
        <w:r>
          <w:rPr>
            <w:lang w:val="en-GB"/>
          </w:rPr>
          <w:t xml:space="preserve">crown </w:t>
        </w:r>
      </w:ins>
      <w:r>
        <w:rPr>
          <w:lang w:val="en-GB"/>
        </w:rPr>
        <w:t>hummingbirds (</w:t>
      </w:r>
      <w:r>
        <w:rPr>
          <w:i/>
          <w:iCs/>
          <w:lang w:val="en-GB"/>
        </w:rPr>
        <w:t>e</w:t>
      </w:r>
      <w:r>
        <w:rPr>
          <w:lang w:val="en-GB"/>
        </w:rPr>
        <w:t>.</w:t>
      </w:r>
      <w:r>
        <w:rPr>
          <w:i/>
          <w:iCs/>
          <w:lang w:val="en-GB"/>
        </w:rPr>
        <w:t>g</w:t>
      </w:r>
      <w:r>
        <w:rPr>
          <w:lang w:val="en-GB"/>
        </w:rPr>
        <w:t>., Wallace 1878). However, the lack of fossil record for all the aforementioned groups may hamper the understanding of the processes behind their biogeographic history. Last, the Central American flora has been characterised as a mixture of lineages of North and South American origins, but phylogenetic evidence has suggested that the arrival of taxa from South America largely predated the established timeline of the GABI (</w:t>
      </w:r>
      <w:r>
        <w:rPr>
          <w:i/>
          <w:iCs/>
          <w:lang w:val="en-GB"/>
        </w:rPr>
        <w:t>e</w:t>
      </w:r>
      <w:r>
        <w:rPr>
          <w:lang w:val="en-GB"/>
        </w:rPr>
        <w:t>.</w:t>
      </w:r>
      <w:r>
        <w:rPr>
          <w:i/>
          <w:iCs/>
          <w:lang w:val="en-GB"/>
        </w:rPr>
        <w:t>g</w:t>
      </w:r>
      <w:r>
        <w:rPr>
          <w:lang w:val="en-GB"/>
        </w:rPr>
        <w:t xml:space="preserve">., Cody </w:t>
      </w:r>
      <w:r>
        <w:rPr>
          <w:i/>
          <w:iCs/>
          <w:lang w:val="en-GB"/>
        </w:rPr>
        <w:t>et al.</w:t>
      </w:r>
      <w:r>
        <w:rPr>
          <w:lang w:val="en-GB"/>
        </w:rPr>
        <w:t xml:space="preserve"> 2010). Nevertheless, the orchid flora of the Chocó region, bridging the north-western coast of South America and southern Panama, was found to be primarily made up with Andean − thus, South American − lineages that radiated locally not earlier than 5 million years ago (Pérez-Escobar </w:t>
      </w:r>
      <w:r>
        <w:rPr>
          <w:i/>
          <w:iCs/>
          <w:lang w:val="en-GB"/>
        </w:rPr>
        <w:t>et al.</w:t>
      </w:r>
      <w:r>
        <w:rPr>
          <w:lang w:val="en-GB"/>
        </w:rPr>
        <w:t xml:space="preserve"> 2019).</w:t>
      </w:r>
      <w:bookmarkEnd w:id="23"/>
    </w:p>
    <w:p>
      <w:pPr>
        <w:pStyle w:val="Heading2"/>
        <w:rPr>
          <w:lang w:val="en-GB"/>
        </w:rPr>
      </w:pPr>
      <w:r>
        <w:rPr>
          <w:lang w:val="en-GB"/>
        </w:rPr>
        <w:t>Revisiting climatic paradigms of the Great American Biotic Interchange</w:t>
      </w:r>
    </w:p>
    <w:p>
      <w:pPr>
        <w:pStyle w:val="FirstParagraph"/>
        <w:rPr/>
      </w:pPr>
      <w:r>
        <w:rPr>
          <w:lang w:val="en-GB"/>
        </w:rPr>
        <w:t xml:space="preserve">One of the predictions of Vrba’s resource-use hypothesis, formulated within the framework of her Habitat Theory and applied to the GABI, is that </w:t>
      </w:r>
      <w:ins w:id="275" w:author="Lucas Buffan" w:date="2026-04-22T10:51:00Z">
        <w:r>
          <w:rPr>
            <w:lang w:val="en-GB"/>
          </w:rPr>
          <w:t xml:space="preserve">species </w:t>
        </w:r>
      </w:ins>
      <w:ins w:id="276" w:author="Lucas Buffan" w:date="2026-04-01T11:12:00Z">
        <w:r>
          <w:rPr>
            <w:lang w:val="en-GB"/>
          </w:rPr>
          <w:t xml:space="preserve">with </w:t>
        </w:r>
      </w:ins>
      <w:r>
        <w:rPr>
          <w:lang w:val="en-GB"/>
        </w:rPr>
        <w:t xml:space="preserve">tropical </w:t>
      </w:r>
      <w:del w:id="277" w:author="Lucas Buffan" w:date="2026-04-01T11:12:00Z">
        <w:r>
          <w:rPr>
            <w:lang w:val="en-GB"/>
          </w:rPr>
          <w:delText>specialists</w:delText>
        </w:r>
      </w:del>
      <w:ins w:id="278" w:author="Lucas Buffan" w:date="2026-04-01T11:12:00Z">
        <w:r>
          <w:rPr>
            <w:lang w:val="en-GB"/>
          </w:rPr>
          <w:t>affinity</w:t>
        </w:r>
      </w:ins>
      <w:r>
        <w:rPr>
          <w:lang w:val="en-GB"/>
        </w:rPr>
        <w:t xml:space="preserve"> would have been naturally attracted towards the equator following the contraction of the tropical belt in the aftermath of the global cooling occurring at the Plio-Pleistocene boundary (</w:t>
      </w:r>
      <w:hyperlink w:anchor="fig-hypotheses">
        <w:r>
          <w:rPr>
            <w:rStyle w:val="Hyperlink"/>
            <w:lang w:val="en-GB"/>
          </w:rPr>
          <w:t>Figure 1</w:t>
        </w:r>
      </w:hyperlink>
      <w:r>
        <w:rPr>
          <w:lang w:val="en-GB"/>
        </w:rPr>
        <w:t xml:space="preserve"> B; Figure S1, from </w:t>
      </w:r>
      <w:r>
        <w:rPr>
          <w:i/>
          <w:iCs/>
          <w:lang w:val="en-GB"/>
        </w:rPr>
        <w:t>ca</w:t>
      </w:r>
      <w:r>
        <w:rPr>
          <w:lang w:val="en-GB"/>
        </w:rPr>
        <w:t>. 3 Ma). This would have actively promoted the establishment of North American tropical</w:t>
      </w:r>
      <w:del w:id="279" w:author="Lucas Buffan" w:date="2026-04-01T11:12:00Z">
        <w:r>
          <w:rPr>
            <w:lang w:val="en-GB"/>
          </w:rPr>
          <w:delText xml:space="preserve"> </w:delText>
        </w:r>
      </w:del>
      <w:ins w:id="280" w:author="Lucas Buffan" w:date="2026-04-01T11:12:00Z">
        <w:r>
          <w:rPr>
            <w:lang w:val="en-GB"/>
          </w:rPr>
          <w:t>-</w:t>
        </w:r>
      </w:ins>
      <w:r>
        <w:rPr>
          <w:lang w:val="en-GB"/>
        </w:rPr>
        <w:t>s</w:t>
      </w:r>
      <w:del w:id="281" w:author="Lucas Buffan" w:date="2026-04-01T11:12:00Z">
        <w:r>
          <w:rPr>
            <w:lang w:val="en-GB"/>
          </w:rPr>
          <w:delText>pecialists</w:delText>
        </w:r>
      </w:del>
      <w:ins w:id="282" w:author="Lucas Buffan" w:date="2026-04-01T11:12:00Z">
        <w:r>
          <w:rPr>
            <w:lang w:val="en-GB"/>
          </w:rPr>
          <w:t>uited taxa</w:t>
        </w:r>
      </w:ins>
      <w:r>
        <w:rPr>
          <w:lang w:val="en-GB"/>
        </w:rPr>
        <w:t xml:space="preserve"> in South America (Vrba 1992). Here, our virtual experiments partially corroborate these historical predictions. Indeed, </w:t>
      </w:r>
      <w:del w:id="283" w:author="Lucas Buffan" w:date="2026-04-01T11:13:00Z">
        <w:r>
          <w:rPr>
            <w:lang w:val="en-GB"/>
          </w:rPr>
          <w:delText>simulated tropical generalists</w:delText>
        </w:r>
      </w:del>
      <w:ins w:id="284" w:author="Lucas Buffan" w:date="2026-04-01T11:13:00Z">
        <w:r>
          <w:rPr>
            <w:lang w:val="en-GB"/>
          </w:rPr>
          <w:t>fixed-niche simulations with tropical affinity</w:t>
        </w:r>
      </w:ins>
      <w:r>
        <w:rPr>
          <w:lang w:val="en-GB"/>
        </w:rPr>
        <w:t xml:space="preserve"> of North American origin – coming from simulations starting in tropical North America and of which climatic niche could not evolve, model </w:t>
      </w:r>
      <w:r>
        <w:rPr/>
      </w:r>
      <m:oMath xmlns:m="http://schemas.openxmlformats.org/officeDocument/2006/math">
        <m:r>
          <w:rPr>
            <w:rFonts w:ascii="Cambria Math" w:hAnsi="Cambria Math"/>
          </w:rPr>
          <m:t xml:space="preserve">M</m:t>
        </m:r>
        <m:r>
          <w:rPr>
            <w:rFonts w:ascii="Cambria Math" w:hAnsi="Cambria Math"/>
          </w:rPr>
          <m:t xml:space="preserve">0</m:t>
        </m:r>
      </m:oMath>
      <w:r>
        <w:rPr>
          <w:lang w:val="en-GB"/>
        </w:rPr>
        <w:t xml:space="preserve"> – were found to have a high prevalence of crossing the isthmus (</w:t>
      </w:r>
      <w:hyperlink w:anchor="fig-biome">
        <w:r>
          <w:rPr>
            <w:rStyle w:val="Hyperlink"/>
            <w:lang w:val="en-GB"/>
          </w:rPr>
          <w:t>Figure 4</w:t>
        </w:r>
      </w:hyperlink>
      <w:r>
        <w:rPr>
          <w:lang w:val="en-GB"/>
        </w:rPr>
        <w:t xml:space="preserve"> C, model </w:t>
      </w:r>
      <w:r>
        <w:rPr/>
      </w:r>
      <m:oMath xmlns:m="http://schemas.openxmlformats.org/officeDocument/2006/math">
        <m:r>
          <w:rPr>
            <w:rFonts w:ascii="Cambria Math" w:hAnsi="Cambria Math"/>
          </w:rPr>
          <m:t xml:space="preserve">M</m:t>
        </m:r>
        <m:r>
          <w:rPr>
            <w:rFonts w:ascii="Cambria Math" w:hAnsi="Cambria Math"/>
          </w:rPr>
          <m:t xml:space="preserve">0</m:t>
        </m:r>
      </m:oMath>
      <w:r>
        <w:rPr>
          <w:lang w:val="en-GB"/>
        </w:rPr>
        <w:t xml:space="preserve">). However, the </w:t>
      </w:r>
      <w:del w:id="285" w:author="Lucas Buffan" w:date="2026-04-01T11:14:00Z">
        <w:r>
          <w:rPr>
            <w:lang w:val="en-GB"/>
          </w:rPr>
          <w:delText>prevalence of tropical specialists</w:delText>
        </w:r>
      </w:del>
      <w:ins w:id="286" w:author="Lucas Buffan" w:date="2026-04-01T11:14:00Z">
        <w:r>
          <w:rPr>
            <w:lang w:val="en-GB"/>
          </w:rPr>
          <w:t>frequency of successful exchange obtained for fixed-niche tropical-suited simulations</w:t>
        </w:r>
      </w:ins>
      <w:ins w:id="287" w:author="Lucas Buffan" w:date="2026-04-01T11:16:00Z">
        <w:r>
          <w:rPr>
            <w:lang w:val="en-GB"/>
          </w:rPr>
          <w:t xml:space="preserve"> starting in</w:t>
        </w:r>
      </w:ins>
      <w:r>
        <w:rPr>
          <w:lang w:val="en-GB"/>
        </w:rPr>
        <w:t xml:space="preserve"> </w:t>
      </w:r>
      <w:del w:id="288" w:author="Lucas Buffan" w:date="2026-04-01T11:16:00Z">
        <w:r>
          <w:rPr>
            <w:lang w:val="en-GB"/>
          </w:rPr>
          <w:delText xml:space="preserve">from </w:delText>
        </w:r>
      </w:del>
      <w:r>
        <w:rPr>
          <w:lang w:val="en-GB"/>
        </w:rPr>
        <w:t xml:space="preserve">South America </w:t>
      </w:r>
      <w:del w:id="289" w:author="Lucas Buffan" w:date="2026-04-01T11:16:00Z">
        <w:r>
          <w:rPr>
            <w:lang w:val="en-GB"/>
          </w:rPr>
          <w:delText xml:space="preserve">to disperse to the North </w:delText>
        </w:r>
      </w:del>
      <w:r>
        <w:rPr>
          <w:lang w:val="en-GB"/>
        </w:rPr>
        <w:t xml:space="preserve">was found to be almost equally-high, largely exceeding that of </w:t>
      </w:r>
      <w:del w:id="290" w:author="Lucas Buffan" w:date="2026-04-01T11:17:00Z">
        <w:r>
          <w:rPr>
            <w:lang w:val="en-GB"/>
          </w:rPr>
          <w:delText>other biome specialists</w:delText>
        </w:r>
      </w:del>
      <w:ins w:id="291" w:author="Lucas Buffan" w:date="2026-04-01T11:17:00Z">
        <w:r>
          <w:rPr>
            <w:lang w:val="en-GB"/>
          </w:rPr>
          <w:t>fixed-niche simulations tied to another biome and originating in the same continent</w:t>
        </w:r>
      </w:ins>
      <w:r>
        <w:rPr>
          <w:lang w:val="en-GB"/>
        </w:rPr>
        <w:t xml:space="preserve"> (</w:t>
      </w:r>
      <w:hyperlink w:anchor="fig-biome">
        <w:r>
          <w:rPr>
            <w:rStyle w:val="Hyperlink"/>
            <w:lang w:val="en-GB"/>
          </w:rPr>
          <w:t>Figure 4</w:t>
        </w:r>
      </w:hyperlink>
      <w:r>
        <w:rPr>
          <w:lang w:val="en-GB"/>
        </w:rPr>
        <w:t xml:space="preserve"> C, model </w:t>
      </w:r>
      <w:r>
        <w:rPr/>
      </w:r>
      <m:oMath xmlns:m="http://schemas.openxmlformats.org/officeDocument/2006/math">
        <m:r>
          <w:rPr>
            <w:rFonts w:ascii="Cambria Math" w:hAnsi="Cambria Math"/>
          </w:rPr>
          <m:t xml:space="preserve">M</m:t>
        </m:r>
        <m:r>
          <w:rPr>
            <w:rFonts w:ascii="Cambria Math" w:hAnsi="Cambria Math"/>
          </w:rPr>
          <m:t xml:space="preserve">0</m:t>
        </m:r>
      </m:oMath>
      <w:r>
        <w:rPr>
          <w:lang w:val="en-GB"/>
        </w:rPr>
        <w:t xml:space="preserve">). This goes against Vrba’s seminal hypothesis, instead predicting that fewer mammals – only biome generalists or </w:t>
      </w:r>
      <w:del w:id="292" w:author="Lucas Buffan" w:date="2026-04-01T11:20:00Z">
        <w:r>
          <w:rPr>
            <w:lang w:val="en-GB"/>
          </w:rPr>
          <w:delText>open-habitat specialists</w:delText>
        </w:r>
      </w:del>
      <w:ins w:id="293" w:author="Lucas Buffan" w:date="2026-04-01T11:20:00Z">
        <w:r>
          <w:rPr>
            <w:lang w:val="en-GB"/>
          </w:rPr>
          <w:t>those suited to open habitats</w:t>
        </w:r>
      </w:ins>
      <w:r>
        <w:rPr>
          <w:lang w:val="en-GB"/>
        </w:rPr>
        <w:t xml:space="preserve"> – from South America would be expected to roam the other way around in case of tropical contraction towards the equator. This finding could reflect an attenuated magnitude of the climatic fragmentation of the Panamanian region when compared to historical biome reconstructions (</w:t>
      </w:r>
      <w:r>
        <w:rPr>
          <w:i/>
          <w:iCs/>
          <w:lang w:val="en-GB"/>
        </w:rPr>
        <w:t>e</w:t>
      </w:r>
      <w:r>
        <w:rPr>
          <w:lang w:val="en-GB"/>
        </w:rPr>
        <w:t>.</w:t>
      </w:r>
      <w:r>
        <w:rPr>
          <w:i/>
          <w:iCs/>
          <w:lang w:val="en-GB"/>
        </w:rPr>
        <w:t>g</w:t>
      </w:r>
      <w:r>
        <w:rPr>
          <w:lang w:val="en-GB"/>
        </w:rPr>
        <w:t>., Webb 1991), with the persistence of a tropical corridor in turn promoting the exchange of tropical specialists between both landmasses.</w:t>
      </w:r>
    </w:p>
    <w:p>
      <w:pPr>
        <w:pStyle w:val="BodyText"/>
        <w:rPr>
          <w:ins w:id="295" w:author="Lucas Buffan" w:date="2026-04-22T11:07:00Z"/>
        </w:rPr>
      </w:pPr>
      <w:r>
        <w:rPr>
          <w:lang w:val="en-GB"/>
        </w:rPr>
        <w:t xml:space="preserve">On average, one simulated radiation of open biome – </w:t>
      </w:r>
      <w:r>
        <w:rPr>
          <w:i/>
          <w:iCs/>
          <w:lang w:val="en-GB"/>
        </w:rPr>
        <w:t>i</w:t>
      </w:r>
      <w:r>
        <w:rPr>
          <w:lang w:val="en-GB"/>
        </w:rPr>
        <w:t>.</w:t>
      </w:r>
      <w:r>
        <w:rPr>
          <w:i/>
          <w:iCs/>
          <w:lang w:val="en-GB"/>
        </w:rPr>
        <w:t>e</w:t>
      </w:r>
      <w:r>
        <w:rPr>
          <w:lang w:val="en-GB"/>
        </w:rPr>
        <w:t>., arid or temperate – specialists out of four resulted in a successful exchange, irrespective of its ancestral continent (</w:t>
      </w:r>
      <w:hyperlink w:anchor="fig-biome">
        <w:r>
          <w:rPr>
            <w:rStyle w:val="Hyperlink"/>
            <w:lang w:val="en-GB"/>
          </w:rPr>
          <w:t>Figure 4</w:t>
        </w:r>
      </w:hyperlink>
      <w:r>
        <w:rPr>
          <w:lang w:val="en-GB"/>
        </w:rPr>
        <w:t xml:space="preserve"> C, model </w:t>
      </w:r>
      <w:r>
        <w:rPr/>
      </w:r>
      <m:oMath xmlns:m="http://schemas.openxmlformats.org/officeDocument/2006/math">
        <m:r>
          <w:rPr>
            <w:rFonts w:ascii="Cambria Math" w:hAnsi="Cambria Math"/>
          </w:rPr>
          <m:t xml:space="preserve">M</m:t>
        </m:r>
        <m:r>
          <w:rPr>
            <w:rFonts w:ascii="Cambria Math" w:hAnsi="Cambria Math"/>
          </w:rPr>
          <m:t xml:space="preserve">0</m:t>
        </m:r>
      </m:oMath>
      <w:r>
        <w:rPr>
          <w:lang w:val="en-GB"/>
        </w:rPr>
        <w:t>). This proportion is significantly lower than that obtained for tropical specialists. Yet, it has long been acknowledged that the migrant fossil record across both sides of the isthmus was essentially composed of taxa showing affinity with open biomes (</w:t>
      </w:r>
      <w:r>
        <w:rPr>
          <w:i/>
          <w:iCs/>
          <w:lang w:val="en-GB"/>
        </w:rPr>
        <w:t>e</w:t>
      </w:r>
      <w:r>
        <w:rPr>
          <w:lang w:val="en-GB"/>
        </w:rPr>
        <w:t>.</w:t>
      </w:r>
      <w:r>
        <w:rPr>
          <w:i/>
          <w:iCs/>
          <w:lang w:val="en-GB"/>
        </w:rPr>
        <w:t>g</w:t>
      </w:r>
      <w:r>
        <w:rPr>
          <w:lang w:val="en-GB"/>
        </w:rPr>
        <w:t>., Vrba 1992). Among the most emblematic, we find for instance equids</w:t>
      </w:r>
      <w:del w:id="294" w:author="Lucas Buffan" w:date="2026-04-02T17:52:00Z">
        <w:r>
          <w:rPr>
            <w:lang w:val="en-GB"/>
          </w:rPr>
          <w:delText>, proboscids</w:delText>
        </w:r>
      </w:del>
      <w:r>
        <w:rPr>
          <w:lang w:val="en-GB"/>
        </w:rPr>
        <w:t xml:space="preserve"> or camelids on the South American side, and ground sloths, toxodontids or glyptodontids on the North American side. The co-occurrence of distinct taxa in temporally well-delimited fossil assemblages led palaeontologists to postulate that the GABI was in fact a succession of exchange pulses punctuated by phases of interruption, further related to the climate-driven oscillations between savannah and rainforest in Central America during the Pleistocene (Webb 1991). Under such an assumption, the majority of exchanged taxa would therefore have ecologies suited to open habitats, and would have preferentially dispersed during Pleistocene glaciations (Bacon </w:t>
      </w:r>
      <w:r>
        <w:rPr>
          <w:i/>
          <w:iCs/>
          <w:lang w:val="en-GB"/>
        </w:rPr>
        <w:t>et al.</w:t>
      </w:r>
      <w:r>
        <w:rPr>
          <w:lang w:val="en-GB"/>
        </w:rPr>
        <w:t xml:space="preserve"> 2016; Woodburne 2010) (</w:t>
      </w:r>
      <w:hyperlink w:anchor="fig-hypotheses">
        <w:r>
          <w:rPr>
            <w:rStyle w:val="Hyperlink"/>
            <w:lang w:val="en-GB"/>
          </w:rPr>
          <w:t>Figure 1</w:t>
        </w:r>
      </w:hyperlink>
      <w:r>
        <w:rPr>
          <w:lang w:val="en-GB"/>
        </w:rPr>
        <w:t xml:space="preserve"> A). As mentioned by Weir </w:t>
      </w:r>
      <w:r>
        <w:rPr>
          <w:i/>
          <w:iCs/>
          <w:lang w:val="en-GB"/>
        </w:rPr>
        <w:t>et al.</w:t>
      </w:r>
      <w:r>
        <w:rPr>
          <w:lang w:val="en-GB"/>
        </w:rPr>
        <w:t xml:space="preserve"> (2009), the American mammal fossil record is highly biased, with few occurrences coming from low-latitude tropical regions, which is particularly striking in South America (</w:t>
      </w:r>
      <w:r>
        <w:rPr>
          <w:i/>
          <w:iCs/>
          <w:lang w:val="en-GB"/>
        </w:rPr>
        <w:t>e</w:t>
      </w:r>
      <w:r>
        <w:rPr>
          <w:lang w:val="en-GB"/>
        </w:rPr>
        <w:t>.</w:t>
      </w:r>
      <w:r>
        <w:rPr>
          <w:i/>
          <w:iCs/>
          <w:lang w:val="en-GB"/>
        </w:rPr>
        <w:t>g</w:t>
      </w:r>
      <w:r>
        <w:rPr>
          <w:lang w:val="en-GB"/>
        </w:rPr>
        <w:t xml:space="preserve">., Ugarte </w:t>
      </w:r>
      <w:r>
        <w:rPr>
          <w:i/>
          <w:iCs/>
          <w:lang w:val="en-GB"/>
        </w:rPr>
        <w:t>et al.</w:t>
      </w:r>
      <w:r>
        <w:rPr>
          <w:lang w:val="en-GB"/>
        </w:rPr>
        <w:t xml:space="preserve"> 2025). Furthermore, evidence from extant mammal taxa suggest a strong tropical niche conservatism, that is, the trend according to which newly-originated tropical taxa would remain inhabiting under tropical climates (Smith </w:t>
      </w:r>
      <w:r>
        <w:rPr>
          <w:i/>
          <w:iCs/>
          <w:lang w:val="en-GB"/>
        </w:rPr>
        <w:t>et al.</w:t>
      </w:r>
      <w:r>
        <w:rPr>
          <w:lang w:val="en-GB"/>
        </w:rPr>
        <w:t xml:space="preserve"> 2012; Wiens &amp; Donoghue 2004). Thus, the fossil-derived number of mammal exchanges must have been greatly underestimated, with little fossil evidence of interchange constrained to the tropical biome, as stressed by Carrillo </w:t>
      </w:r>
      <w:r>
        <w:rPr>
          <w:i/>
          <w:iCs/>
          <w:lang w:val="en-GB"/>
        </w:rPr>
        <w:t>et al.</w:t>
      </w:r>
      <w:r>
        <w:rPr>
          <w:lang w:val="en-GB"/>
        </w:rPr>
        <w:t xml:space="preserve"> (2020). Thus, one can wonder: could the empirically-derived migration imbalance in favour of North American taxa dispersing southwards be altered by the tropical niche conservatism of South-to-North migrants, thereby obscuring the actual number of intercontinental exchanges?</w:t>
      </w:r>
    </w:p>
    <w:p>
      <w:pPr>
        <w:pStyle w:val="BodyText"/>
        <w:rPr/>
      </w:pPr>
      <w:ins w:id="296" w:author="Lucas Buffan" w:date="2026-04-22T11:07:00Z">
        <w:r>
          <w:rPr>
            <w:lang w:val="en-GB"/>
          </w:rPr>
          <w:t xml:space="preserve">Conversely, Smith </w:t>
        </w:r>
      </w:ins>
      <w:ins w:id="297" w:author="Lucas Buffan" w:date="2026-04-22T11:07:00Z">
        <w:r>
          <w:rPr>
            <w:i/>
            <w:iCs/>
            <w:lang w:val="en-GB"/>
          </w:rPr>
          <w:t>et al</w:t>
        </w:r>
      </w:ins>
      <w:ins w:id="298" w:author="Lucas Buffan" w:date="2026-04-22T11:07:00Z">
        <w:r>
          <w:rPr>
            <w:lang w:val="en-GB"/>
          </w:rPr>
          <w:t>. (2012) stress that  This aligns with the presence of many taxa conspicuously found in temperate North America (</w:t>
        </w:r>
      </w:ins>
      <w:ins w:id="299" w:author="Lucas Buffan" w:date="2026-04-22T11:07:00Z">
        <w:r>
          <w:rPr>
            <w:i/>
            <w:iCs/>
            <w:lang w:val="en-GB"/>
          </w:rPr>
          <w:t>e</w:t>
        </w:r>
      </w:ins>
      <w:ins w:id="300" w:author="Lucas Buffan" w:date="2026-04-22T11:07:00Z">
        <w:r>
          <w:rPr>
            <w:lang w:val="en-GB"/>
          </w:rPr>
          <w:t>.</w:t>
        </w:r>
      </w:ins>
      <w:ins w:id="301" w:author="Lucas Buffan" w:date="2026-04-22T11:07:00Z">
        <w:r>
          <w:rPr>
            <w:i/>
            <w:iCs/>
            <w:lang w:val="en-GB"/>
          </w:rPr>
          <w:t>g</w:t>
        </w:r>
      </w:ins>
      <w:ins w:id="302" w:author="Lucas Buffan" w:date="2026-04-22T11:07:00Z">
        <w:r>
          <w:rPr>
            <w:lang w:val="en-GB"/>
          </w:rPr>
          <w:t xml:space="preserve">., </w:t>
        </w:r>
      </w:ins>
      <w:ins w:id="303" w:author="Lucas Buffan" w:date="2026-04-22T11:07:00Z">
        <w:r>
          <w:rPr>
            <w:i/>
            <w:iCs/>
            <w:lang w:val="en-GB"/>
          </w:rPr>
          <w:t>Teleoceras</w:t>
        </w:r>
      </w:ins>
      <w:ins w:id="304" w:author="Lucas Buffan" w:date="2026-04-22T11:07:00Z">
        <w:r>
          <w:rPr>
            <w:lang w:val="en-GB"/>
          </w:rPr>
          <w:t>,</w:t>
        </w:r>
      </w:ins>
      <w:ins w:id="305" w:author="Lucas Buffan" w:date="2026-04-22T11:07:00Z">
        <w:r>
          <w:rPr>
            <w:i/>
            <w:iCs/>
            <w:lang w:val="en-GB"/>
          </w:rPr>
          <w:t xml:space="preserve"> Hipparion</w:t>
        </w:r>
      </w:ins>
      <w:ins w:id="306" w:author="Lucas Buffan" w:date="2026-04-22T11:07:00Z">
        <w:r>
          <w:rPr>
            <w:lang w:val="en-GB"/>
          </w:rPr>
          <w:t>,</w:t>
        </w:r>
      </w:ins>
      <w:ins w:id="307" w:author="Lucas Buffan" w:date="2026-04-22T11:07:00Z">
        <w:r>
          <w:rPr>
            <w:i/>
            <w:iCs/>
            <w:lang w:val="en-GB"/>
          </w:rPr>
          <w:t xml:space="preserve"> Bison</w:t>
        </w:r>
      </w:ins>
      <w:ins w:id="308" w:author="Lucas Buffan" w:date="2026-04-22T11:07:00Z">
        <w:r>
          <w:rPr>
            <w:lang w:val="en-GB"/>
          </w:rPr>
          <w:t>,</w:t>
        </w:r>
      </w:ins>
      <w:ins w:id="309" w:author="Lucas Buffan" w:date="2026-04-22T11:07:00Z">
        <w:r>
          <w:rPr>
            <w:i/>
            <w:iCs/>
            <w:lang w:val="en-GB"/>
          </w:rPr>
          <w:t xml:space="preserve"> Procamelus</w:t>
        </w:r>
      </w:ins>
      <w:ins w:id="310" w:author="Lucas Buffan" w:date="2026-04-22T11:07:00Z">
        <w:r>
          <w:rPr>
            <w:lang w:val="en-GB"/>
          </w:rPr>
          <w:t xml:space="preserve">) in Late Miocene−Pliocene fossil localities of Central America </w:t>
        </w:r>
      </w:ins>
      <w:ins w:id="311" w:author="Lucas Buffan" w:date="2026-04-22T11:07:00Z">
        <w:r>
          <w:rPr>
            <w:color w:val="000000"/>
            <w:szCs w:val="22"/>
            <w:lang w:val="en-GB"/>
          </w:rPr>
          <w:t>(Webb &amp; Perrigo 1984)</w:t>
        </w:r>
      </w:ins>
      <w:ins w:id="312" w:author="Lucas Buffan" w:date="2026-04-22T11:07:00Z">
        <w:r>
          <w:rPr>
            <w:lang w:val="en-GB"/>
          </w:rPr>
          <w:t>, strengthening the likely implication of non-tropical-to-tropical transitions in the make up of thr tropical fauna from Central and South America (</w:t>
        </w:r>
      </w:ins>
      <w:ins w:id="313" w:author="Lucas Buffan" w:date="2026-04-22T11:07:00Z">
        <w:r>
          <w:rPr>
            <w:i/>
            <w:iCs/>
            <w:lang w:val="en-GB"/>
          </w:rPr>
          <w:t>i</w:t>
        </w:r>
      </w:ins>
      <w:ins w:id="314" w:author="Lucas Buffan" w:date="2026-04-22T11:07:00Z">
        <w:r>
          <w:rPr>
            <w:lang w:val="en-GB"/>
          </w:rPr>
          <w:t>.</w:t>
        </w:r>
      </w:ins>
      <w:ins w:id="315" w:author="Lucas Buffan" w:date="2026-04-22T11:07:00Z">
        <w:r>
          <w:rPr>
            <w:i/>
            <w:iCs/>
            <w:lang w:val="en-GB"/>
          </w:rPr>
          <w:t>e</w:t>
        </w:r>
      </w:ins>
      <w:ins w:id="316" w:author="Lucas Buffan" w:date="2026-04-22T11:07:00Z">
        <w:r>
          <w:rPr>
            <w:lang w:val="en-GB"/>
          </w:rPr>
          <w:t xml:space="preserve">., Neotropical fauna). </w:t>
        </w:r>
      </w:ins>
    </w:p>
    <w:p>
      <w:pPr>
        <w:pStyle w:val="BodyText"/>
        <w:rPr/>
      </w:pPr>
      <w:r>
        <w:rPr>
          <w:lang w:val="en-GB"/>
        </w:rPr>
        <w:t xml:space="preserve">Our findings revealed that radiations following a colonisation of South America were more spatially spread than those arising from a northwards dispersal, except for simulations generated under the </w:t>
      </w:r>
      <w:r>
        <w:rPr/>
      </w:r>
      <m:oMath xmlns:m="http://schemas.openxmlformats.org/officeDocument/2006/math">
        <m:r>
          <w:rPr>
            <w:rFonts w:ascii="Cambria Math" w:hAnsi="Cambria Math"/>
          </w:rPr>
          <m:t xml:space="preserve">M</m:t>
        </m:r>
        <m:r>
          <w:rPr>
            <w:rFonts w:ascii="Cambria Math" w:hAnsi="Cambria Math"/>
          </w:rPr>
          <m:t xml:space="preserve">3</m:t>
        </m:r>
      </m:oMath>
      <w:r>
        <w:rPr>
          <w:lang w:val="en-GB"/>
        </w:rPr>
        <w:t xml:space="preserve"> model (</w:t>
      </w:r>
      <w:hyperlink w:anchor="fig-metrics">
        <w:r>
          <w:rPr>
            <w:rStyle w:val="Hyperlink"/>
            <w:lang w:val="en-GB"/>
          </w:rPr>
          <w:t>Figure 3</w:t>
        </w:r>
      </w:hyperlink>
      <w:r>
        <w:rPr>
          <w:lang w:val="en-GB"/>
        </w:rPr>
        <w:t xml:space="preserve"> A). The spatial spread of a migrant radiation was measured by the proportion of cells occupied within the newly-colonised continent relative to the size of the latter. When focusing on the absolute number of cells colonised – therefore without controlling for the area, in terms of number of cells, of the newly-colonised continent – such a finding only holds for successful simulations generated under </w:t>
      </w:r>
      <w:r>
        <w:rPr/>
      </w:r>
      <m:oMath xmlns:m="http://schemas.openxmlformats.org/officeDocument/2006/math">
        <m:r>
          <w:rPr>
            <w:rFonts w:ascii="Cambria Math" w:hAnsi="Cambria Math"/>
          </w:rPr>
          <m:t xml:space="preserve">M</m:t>
        </m:r>
        <m:r>
          <w:rPr>
            <w:rFonts w:ascii="Cambria Math" w:hAnsi="Cambria Math"/>
          </w:rPr>
          <m:t xml:space="preserve">0</m:t>
        </m:r>
      </m:oMath>
      <w:r>
        <w:rPr>
          <w:lang w:val="en-GB"/>
        </w:rPr>
        <w:t xml:space="preserve"> (Figure S11). This mirrors the fact that simulated tropical specialists from South America were more intensively exchanged than other simulated biome specialists (</w:t>
      </w:r>
      <w:hyperlink w:anchor="fig-biome">
        <w:r>
          <w:rPr>
            <w:rStyle w:val="Hyperlink"/>
            <w:lang w:val="en-GB"/>
          </w:rPr>
          <w:t>Figure 4</w:t>
        </w:r>
      </w:hyperlink>
      <w:r>
        <w:rPr>
          <w:lang w:val="en-GB"/>
        </w:rPr>
        <w:t xml:space="preserve"> C, S6). The imposed tropical niche conservatism therefore constrained them to remain in tropical regions of North America, that are less represented in tropical North America than in South America (</w:t>
      </w:r>
      <w:hyperlink w:anchor="fig-biome">
        <w:r>
          <w:rPr>
            <w:rStyle w:val="Hyperlink"/>
            <w:lang w:val="en-GB"/>
          </w:rPr>
          <w:t>Figure 4</w:t>
        </w:r>
      </w:hyperlink>
      <w:r>
        <w:rPr>
          <w:lang w:val="en-GB"/>
        </w:rPr>
        <w:t xml:space="preserve"> A). This adds some evidence supporting the fact that climate would have permitted South-to-North tropical exchanges to take place, but might have been obscured by a subsequent taphonomic bias in the fossil record, as suggested by studies relying on dated phylogenies (Bacon </w:t>
      </w:r>
      <w:r>
        <w:rPr>
          <w:i/>
          <w:iCs/>
          <w:lang w:val="en-GB"/>
        </w:rPr>
        <w:t>et al.</w:t>
      </w:r>
      <w:r>
        <w:rPr>
          <w:lang w:val="en-GB"/>
        </w:rPr>
        <w:t xml:space="preserve"> 2015; Carrillo </w:t>
      </w:r>
      <w:r>
        <w:rPr>
          <w:i/>
          <w:iCs/>
          <w:lang w:val="en-GB"/>
        </w:rPr>
        <w:t>et al.</w:t>
      </w:r>
      <w:r>
        <w:rPr>
          <w:lang w:val="en-GB"/>
        </w:rPr>
        <w:t xml:space="preserve"> 2020). Hence, our study calls for thinking about the distinction between the ability to disperse towards, and ability to maintain within the newly-colonised area. Those two distinct processes may have been ruled by different factors.</w:t>
      </w:r>
    </w:p>
    <w:p>
      <w:pPr>
        <w:pStyle w:val="BodyText"/>
        <w:rPr>
          <w:lang w:val="en-GB"/>
        </w:rPr>
      </w:pPr>
      <w:r>
        <w:rPr>
          <w:lang w:val="en-GB"/>
        </w:rPr>
        <w:t xml:space="preserve">For additional remarks, limitations and perspectives, see </w:t>
      </w:r>
      <w:r>
        <w:rPr>
          <w:i/>
          <w:iCs/>
          <w:lang w:val="en-GB"/>
        </w:rPr>
        <w:t>Supplementary text</w:t>
      </w:r>
      <w:r>
        <w:rPr>
          <w:lang w:val="en-GB"/>
        </w:rPr>
        <w:t>.</w:t>
      </w:r>
    </w:p>
    <w:p>
      <w:pPr>
        <w:pStyle w:val="BodyText"/>
        <w:rPr>
          <w:lang w:val="en-GB"/>
        </w:rPr>
      </w:pPr>
      <w:bookmarkStart w:id="24" w:name="discussion"/>
      <w:bookmarkStart w:id="25" w:name="X7b3b63bb3145a2ec4443db944233242b9757c90"/>
      <w:r>
        <w:rPr>
          <w:lang w:val="en-GB"/>
        </w:rPr>
        <w:t>In summary, our findings do not support the hypotheses exclusively relating the asymmetry of the GABI to palaeoclimate dynamics. Rather, our virtual experiments suggest that palaeoclimate would not have prevented reciprocal exchanges between the faunas of the two continents, especially within tropical areas. This stresses that the tropics did not act as a barrier as previously stated. Given the scarcity of fossil material in the tropical areas of the Americas, hypotheses relating the asymmetry of the GABI to palaeoclimate dynamics could have been affected by taphonomic bias, as they largely rely on the land mammal fossil record. This ultimately suggests that, although endemic land mammals from South America were virtually able to reach the other landmass, other unconsidered factors must have prevented their establishment on the other continent, in turn shaping the widely-recognised asymmetry of this textbook example of biotic interchange.</w:t>
      </w:r>
      <w:bookmarkEnd w:id="24"/>
      <w:bookmarkEnd w:id="25"/>
    </w:p>
    <w:p>
      <w:pPr>
        <w:pStyle w:val="Heading1"/>
        <w:rPr>
          <w:lang w:val="en-GB"/>
        </w:rPr>
      </w:pPr>
      <w:bookmarkStart w:id="26" w:name="acknowledgements"/>
      <w:bookmarkEnd w:id="26"/>
      <w:r>
        <w:rPr>
          <w:lang w:val="en-GB"/>
        </w:rPr>
        <w:t>Acknowledgements</w:t>
      </w:r>
    </w:p>
    <w:p>
      <w:pPr>
        <w:pStyle w:val="FirstParagraph"/>
        <w:rPr>
          <w:lang w:val="en-GB"/>
        </w:rPr>
      </w:pPr>
      <w:ins w:id="317" w:author="Lucas Buffan" w:date="2026-04-18T11:43:00Z">
        <w:r>
          <w:rPr>
            <w:lang w:val="en-GB"/>
          </w:rPr>
          <w:t xml:space="preserve">We are grateful to the Editor and the three anonymous referees who carefully reviewed our study, providing thoughtful comments that greatly improved the quality of the present work. </w:t>
        </w:r>
      </w:ins>
      <w:r>
        <w:rPr>
          <w:lang w:val="en-GB"/>
        </w:rPr>
        <w:t xml:space="preserve">We </w:t>
      </w:r>
      <w:ins w:id="318" w:author="Lucas Buffan" w:date="2026-04-23T11:29:00Z">
        <w:r>
          <w:rPr>
            <w:lang w:val="en-GB"/>
          </w:rPr>
          <w:t xml:space="preserve">also </w:t>
        </w:r>
      </w:ins>
      <w:r>
        <w:rPr>
          <w:lang w:val="en-GB"/>
        </w:rPr>
        <w:t>thank Adrián Castro Insua for his useful guidelines and recommendations at the onset of the project</w:t>
      </w:r>
      <w:ins w:id="319" w:author="Lucas Buffan" w:date="2026-04-18T11:48:00Z">
        <w:r>
          <w:rPr>
            <w:lang w:val="en-GB"/>
          </w:rPr>
          <w:t>,</w:t>
        </w:r>
      </w:ins>
      <w:del w:id="320" w:author="Lucas Buffan" w:date="2026-04-18T11:48:00Z">
        <w:r>
          <w:rPr>
            <w:lang w:val="en-GB"/>
          </w:rPr>
          <w:delText>.</w:delText>
        </w:r>
      </w:del>
      <w:r>
        <w:rPr>
          <w:lang w:val="en-GB"/>
        </w:rPr>
        <w:t xml:space="preserve"> </w:t>
      </w:r>
      <w:del w:id="321" w:author="Lucas Buffan" w:date="2026-04-18T11:48:00Z">
        <w:r>
          <w:rPr>
            <w:lang w:val="en-GB"/>
          </w:rPr>
          <w:delText>We</w:delText>
        </w:r>
      </w:del>
      <w:ins w:id="322" w:author="Lucas Buffan" w:date="2026-04-18T11:48:00Z">
        <w:r>
          <w:rPr>
            <w:lang w:val="en-GB"/>
          </w:rPr>
          <w:t>as well as</w:t>
        </w:r>
      </w:ins>
      <w:r>
        <w:rPr>
          <w:lang w:val="en-GB"/>
        </w:rPr>
        <w:t xml:space="preserve"> </w:t>
      </w:r>
      <w:del w:id="323" w:author="Lucas Buffan" w:date="2026-04-18T11:48:00Z">
        <w:r>
          <w:rPr>
            <w:lang w:val="en-GB"/>
          </w:rPr>
          <w:delText>thank</w:delText>
        </w:r>
      </w:del>
      <w:r>
        <w:rPr>
          <w:lang w:val="en-GB"/>
        </w:rPr>
        <w:t xml:space="preserve"> Céline Devaux</w:t>
      </w:r>
      <w:ins w:id="324" w:author="Lucas Buffan" w:date="2026-04-18T11:42:00Z">
        <w:r>
          <w:rPr>
            <w:lang w:val="en-GB"/>
          </w:rPr>
          <w:t>, Pierre-Olivier Antoine and Fabrice Lihoreau</w:t>
        </w:r>
      </w:ins>
      <w:r>
        <w:rPr>
          <w:lang w:val="en-GB"/>
        </w:rPr>
        <w:t xml:space="preserve"> for </w:t>
      </w:r>
      <w:del w:id="325" w:author="Lucas Buffan" w:date="2026-04-18T11:42:00Z">
        <w:r>
          <w:rPr>
            <w:lang w:val="en-GB"/>
          </w:rPr>
          <w:delText>her</w:delText>
        </w:r>
      </w:del>
      <w:ins w:id="326" w:author="Lucas Buffan" w:date="2026-04-18T11:42:00Z">
        <w:r>
          <w:rPr>
            <w:lang w:val="en-GB"/>
          </w:rPr>
          <w:t>their</w:t>
        </w:r>
      </w:ins>
      <w:r>
        <w:rPr>
          <w:lang w:val="en-GB"/>
        </w:rPr>
        <w:t xml:space="preserve"> useful feedback</w:t>
      </w:r>
      <w:ins w:id="327" w:author="Lucas Buffan" w:date="2026-04-18T11:48:00Z">
        <w:r>
          <w:rPr>
            <w:lang w:val="en-GB"/>
          </w:rPr>
          <w:t>s</w:t>
        </w:r>
      </w:ins>
      <w:r>
        <w:rPr>
          <w:lang w:val="en-GB"/>
        </w:rPr>
        <w:t xml:space="preserve"> </w:t>
      </w:r>
      <w:del w:id="328" w:author="Lucas Buffan" w:date="2026-04-18T11:48:00Z">
        <w:r>
          <w:rPr>
            <w:lang w:val="en-GB"/>
          </w:rPr>
          <w:delText>on the present work</w:delText>
        </w:r>
      </w:del>
      <w:ins w:id="329" w:author="Lucas Buffan" w:date="2026-04-18T11:48:00Z">
        <w:r>
          <w:rPr>
            <w:lang w:val="en-GB"/>
          </w:rPr>
          <w:t>at different stages of the project</w:t>
        </w:r>
      </w:ins>
      <w:r>
        <w:rPr>
          <w:lang w:val="en-GB"/>
        </w:rPr>
        <w:t>. L.B. was funded by a grant offered by the École Normale Supérieure de Lyon.</w:t>
      </w:r>
      <w:ins w:id="330" w:author="Lucas Buffan" w:date="2026-05-24T13:47:18Z">
        <w:r>
          <w:rPr>
            <w:lang w:val="en-GB"/>
          </w:rPr>
          <w:t xml:space="preserve"> </w:t>
        </w:r>
      </w:ins>
      <w:ins w:id="331" w:author="Lucas Buffan" w:date="2026-05-24T13:47:18Z">
        <w:r>
          <w:rPr>
            <w:sz w:val="22"/>
            <w:lang w:val="en-GB"/>
          </w:rPr>
          <w:t>P.B.H. was supported by the Leverhulme Trust Research Project Grant RPG-2024-076 (‘SABER’).</w:t>
        </w:r>
      </w:ins>
      <w:r>
        <w:rPr>
          <w:lang w:val="en-GB"/>
        </w:rPr>
        <w:t xml:space="preserve"> This work received support from the European Research Council under the European Union’s Horizon 2020 research and innovation program (grant agreement 947921) as part of the MAPAS project, and benefited from an “Investissements d’Avenir” program managed by the Agence Nationale de la Recherche (CEBA, ref. ANR-10-LABX-25-01).</w:t>
      </w:r>
    </w:p>
    <w:p>
      <w:pPr>
        <w:pStyle w:val="Normal"/>
        <w:rPr>
          <w:lang w:val="en-GB"/>
        </w:rPr>
      </w:pPr>
      <w:r>
        <w:rPr>
          <w:lang w:val="en-GB"/>
        </w:rPr>
      </w:r>
      <w:bookmarkStart w:id="27" w:name="acknowledgements_Copy_1"/>
      <w:bookmarkStart w:id="28" w:name="acknowledgements_Copy_1"/>
      <w:bookmarkEnd w:id="28"/>
      <w:r>
        <w:br w:type="page"/>
      </w:r>
    </w:p>
    <w:p>
      <w:pPr>
        <w:pStyle w:val="Heading1"/>
        <w:spacing w:before="0" w:after="0"/>
        <w:rPr>
          <w:lang w:val="en-GB"/>
        </w:rPr>
      </w:pPr>
      <w:bookmarkStart w:id="29" w:name="figures"/>
      <w:bookmarkEnd w:id="29"/>
      <w:r>
        <w:rPr>
          <w:lang w:val="en-GB"/>
        </w:rPr>
        <w:t>Figures</w:t>
      </w:r>
    </w:p>
    <w:tbl>
      <w:tblPr>
        <w:tblStyle w:val="Table"/>
        <w:tblW w:w="5000" w:type="pct"/>
        <w:jc w:val="left"/>
        <w:tblInd w:w="0" w:type="dxa"/>
        <w:tblLayout w:type="fixed"/>
        <w:tblCellMar>
          <w:top w:w="0" w:type="dxa"/>
          <w:left w:w="108" w:type="dxa"/>
          <w:bottom w:w="0" w:type="dxa"/>
          <w:right w:w="108" w:type="dxa"/>
        </w:tblCellMar>
        <w:tblLook w:val="0000" w:noHBand="0" w:noVBand="0" w:firstColumn="0" w:lastRow="0" w:lastColumn="0" w:firstRow="0"/>
      </w:tblPr>
      <w:tblGrid>
        <w:gridCol w:w="9360"/>
      </w:tblGrid>
      <w:tr>
        <w:trPr/>
        <w:tc>
          <w:tcPr>
            <w:tcW w:w="9360" w:type="dxa"/>
            <w:tcBorders/>
          </w:tcPr>
          <w:p>
            <w:pPr>
              <w:pStyle w:val="Compact"/>
              <w:widowControl/>
              <w:suppressAutoHyphens w:val="true"/>
              <w:spacing w:before="36" w:after="36"/>
              <w:jc w:val="center"/>
              <w:rPr>
                <w:lang w:val="en-GB"/>
              </w:rPr>
            </w:pPr>
            <w:r>
              <w:rPr>
                <w:rFonts w:eastAsia="Cambria" w:cs=""/>
                <w:kern w:val="0"/>
                <w:szCs w:val="24"/>
                <w:lang w:eastAsia="en-US" w:bidi="ar-SA"/>
              </w:rPr>
              <w:drawing>
                <wp:inline distT="0" distB="0" distL="0" distR="0">
                  <wp:extent cx="4453890" cy="5344160"/>
                  <wp:effectExtent l="0" t="0" r="0" b="0"/>
                  <wp:docPr id="1" name="Pictur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descr=""/>
                          <pic:cNvPicPr>
                            <a:picLocks noChangeAspect="1" noChangeArrowheads="1"/>
                          </pic:cNvPicPr>
                        </pic:nvPicPr>
                        <pic:blipFill>
                          <a:blip r:embed="rId4"/>
                          <a:stretch>
                            <a:fillRect/>
                          </a:stretch>
                        </pic:blipFill>
                        <pic:spPr bwMode="auto">
                          <a:xfrm>
                            <a:off x="0" y="0"/>
                            <a:ext cx="4453890" cy="5344160"/>
                          </a:xfrm>
                          <a:prstGeom prst="rect">
                            <a:avLst/>
                          </a:prstGeom>
                        </pic:spPr>
                      </pic:pic>
                    </a:graphicData>
                  </a:graphic>
                </wp:inline>
              </w:drawing>
            </w:r>
          </w:p>
          <w:p>
            <w:pPr>
              <w:pStyle w:val="ImageCaption"/>
              <w:widowControl/>
              <w:suppressAutoHyphens w:val="true"/>
              <w:spacing w:before="200" w:after="200"/>
              <w:jc w:val="both"/>
              <w:rPr>
                <w:lang w:val="en-GB"/>
              </w:rPr>
            </w:pPr>
            <w:bookmarkStart w:id="30" w:name="fig-hypotheses"/>
            <w:r>
              <w:rPr>
                <w:rFonts w:eastAsia="Cambria"/>
                <w:kern w:val="0"/>
                <w:lang w:val="en-GB" w:eastAsia="en-US" w:bidi="ar-SA"/>
              </w:rPr>
              <w:t>Figure 1: The two nonmutually-exclusive hypotheses relating the asymmetry of the GABI to the Pleistocene climatic oscillations, formulated in the framework of land mammals. Both involve biome transition from close tropical rainforest (green) during interglacial periods − warm and humid − to open savannah/desert (dark yellow) during glacial maxima − cold and dry − in the isthmian region. The first one (A), formulated by Webb (1991) views the asymmetry of the GABI as the result from the fact that North America had a higher pool of open-adapted taxa than South America. The opening of the isthmian region acted as an ecological filter favouring the dispersal of these open-adapted taxa to the detriment of the others. Hence, given the imbalance in open-adapted pool size between the two continents, more species would have been expected to disperse to the South than the other way around. The second one (B), formulated by Vrba (1992), proposes that the contraction of the tropical biome towards the equator triggered by the interglacial-glacial transition would have mechanically attracted tropical specialists southwards, irrespective of their continent of origin. Silhouettes are from phylopic, credits are available in Table S3.</w:t>
            </w:r>
            <w:ins w:id="332" w:author="Lucas Buffan" w:date="2026-04-07T17:34:00Z">
              <w:bookmarkEnd w:id="30"/>
              <w:r>
                <w:rPr>
                  <w:rFonts w:eastAsia="Cambria"/>
                  <w:kern w:val="0"/>
                  <w:lang w:val="en-GB" w:eastAsia="en-US" w:bidi="ar-SA"/>
                </w:rPr>
                <w:t xml:space="preserve"> Note that the purpose of this figure is to illustrate our working hypotheses. Thus, we do not pretend these maps </w:t>
              </w:r>
            </w:ins>
            <w:ins w:id="333" w:author="Lucas Buffan" w:date="2026-04-07T17:37:00Z">
              <w:r>
                <w:rPr>
                  <w:rFonts w:eastAsia="Cambria"/>
                  <w:kern w:val="0"/>
                  <w:lang w:val="en-GB" w:eastAsia="en-US" w:bidi="ar-SA"/>
                </w:rPr>
                <w:t>to accurately</w:t>
              </w:r>
            </w:ins>
            <w:ins w:id="334" w:author="Lucas Buffan" w:date="2026-04-07T17:35:00Z">
              <w:r>
                <w:rPr>
                  <w:rFonts w:eastAsia="Cambria"/>
                  <w:kern w:val="0"/>
                  <w:lang w:val="en-GB" w:eastAsia="en-US" w:bidi="ar-SA"/>
                </w:rPr>
                <w:t xml:space="preserve"> reflect inter-American biome dynamics between glacial and interglacial periods.</w:t>
              </w:r>
            </w:ins>
            <w:ins w:id="335" w:author="Lucas Buffan" w:date="2026-04-08T14:16:00Z">
              <w:r>
                <w:rPr>
                  <w:rFonts w:eastAsia="Cambria"/>
                  <w:kern w:val="0"/>
                  <w:lang w:val="en-GB" w:eastAsia="en-US" w:bidi="ar-SA"/>
                </w:rPr>
                <w:t xml:space="preserve"> A more accurate picture of these dynamics is available on Figure S13.</w:t>
              </w:r>
            </w:ins>
          </w:p>
        </w:tc>
      </w:tr>
      <w:tr>
        <w:trPr/>
        <w:tc>
          <w:tcPr>
            <w:tcW w:w="9360" w:type="dxa"/>
            <w:tcBorders/>
          </w:tcPr>
          <w:p>
            <w:pPr>
              <w:pStyle w:val="Compact"/>
              <w:widowControl/>
              <w:suppressAutoHyphens w:val="true"/>
              <w:spacing w:before="36" w:after="36"/>
              <w:jc w:val="center"/>
              <w:rPr>
                <w:lang w:val="en-GB"/>
              </w:rPr>
            </w:pPr>
            <w:bookmarkStart w:id="31" w:name="fig-propsuccess"/>
            <w:r>
              <w:rPr>
                <w:rFonts w:eastAsia="Cambria" w:cs=""/>
                <w:kern w:val="0"/>
                <w:szCs w:val="24"/>
                <w:lang w:eastAsia="en-US" w:bidi="ar-SA"/>
              </w:rPr>
              <w:drawing>
                <wp:inline distT="0" distB="0" distL="0" distR="0">
                  <wp:extent cx="3599815" cy="3780155"/>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5"/>
                          <a:stretch>
                            <a:fillRect/>
                          </a:stretch>
                        </pic:blipFill>
                        <pic:spPr bwMode="auto">
                          <a:xfrm>
                            <a:off x="0" y="0"/>
                            <a:ext cx="3599815" cy="3780155"/>
                          </a:xfrm>
                          <a:prstGeom prst="rect">
                            <a:avLst/>
                          </a:prstGeom>
                        </pic:spPr>
                      </pic:pic>
                    </a:graphicData>
                  </a:graphic>
                </wp:inline>
              </w:drawing>
            </w:r>
          </w:p>
          <w:p>
            <w:pPr>
              <w:pStyle w:val="ImageCaption"/>
              <w:widowControl/>
              <w:suppressAutoHyphens w:val="true"/>
              <w:spacing w:before="200" w:after="200"/>
              <w:jc w:val="both"/>
              <w:rPr>
                <w:lang w:val="en-GB"/>
              </w:rPr>
            </w:pPr>
            <w:r>
              <w:rPr>
                <w:rFonts w:eastAsia="Cambria"/>
                <w:kern w:val="0"/>
                <w:lang w:val="en-GB" w:eastAsia="en-US" w:bidi="ar-SA"/>
              </w:rPr>
              <w:t xml:space="preserve">Figure 2: Proportion of simulations leading to a successful exchange to the other continent, computed as the ratio, given an initial continent and a modelling scenario, between the number of simulations leading to a transcontinental exchange and the total number of simulations resulting in at least one living species at the final state. From left to right are depicted the outcome of the </w:t>
            </w:r>
            <w:del w:id="336" w:author="Lucas Buffan" w:date="2026-04-01T10:49:00Z">
              <w:r>
                <w:rPr>
                  <w:rFonts w:eastAsia="Cambria"/>
                  <w:kern w:val="0"/>
                  <w:lang w:val="en-GB" w:eastAsia="en-US" w:bidi="ar-SA"/>
                </w:rPr>
                <w:delText>zero-adaptationist</w:delText>
              </w:r>
            </w:del>
            <w:ins w:id="337" w:author="Lucas Buffan" w:date="2026-04-01T10:49:00Z">
              <w:r>
                <w:rPr>
                  <w:rFonts w:eastAsia="Cambria"/>
                  <w:kern w:val="0"/>
                  <w:lang w:val="en-GB" w:eastAsia="en-US" w:bidi="ar-SA"/>
                </w:rPr>
                <w:t>fixed niche</w:t>
              </w:r>
            </w:ins>
            <w:r>
              <w:rPr>
                <w:rFonts w:eastAsia="Cambria"/>
                <w:kern w:val="0"/>
                <w:lang w:val="en-GB" w:eastAsia="en-US" w:bidi="ar-SA"/>
              </w:rPr>
              <w:t xml:space="preserve"> model (</w:t>
            </w:r>
            <w:r>
              <w:rPr>
                <w:rFonts w:eastAsia="Cambria"/>
                <w:kern w:val="0"/>
                <w:lang w:val="en-US" w:eastAsia="en-US" w:bidi="ar-SA"/>
              </w:rPr>
            </w:r>
            <m:oMath xmlns:m="http://schemas.openxmlformats.org/officeDocument/2006/math">
              <m:r>
                <w:rPr>
                  <w:rFonts w:ascii="Cambria Math" w:hAnsi="Cambria Math"/>
                </w:rPr>
                <m:t xml:space="preserve">M</m:t>
              </m:r>
              <m:r>
                <w:rPr>
                  <w:rFonts w:ascii="Cambria Math" w:hAnsi="Cambria Math"/>
                </w:rPr>
                <m:t xml:space="preserve">0</m:t>
              </m:r>
            </m:oMath>
            <w:r>
              <w:rPr>
                <w:rFonts w:eastAsia="Cambria"/>
                <w:kern w:val="0"/>
                <w:lang w:val="en-GB" w:eastAsia="en-US" w:bidi="ar-SA"/>
              </w:rPr>
              <w:t>, species climatic niche does not change through time</w:t>
            </w:r>
            <w:del w:id="338" w:author="Lucas Buffan" w:date="2026-04-01T10:49:00Z">
              <w:r>
                <w:rPr>
                  <w:rFonts w:eastAsia="Cambria"/>
                  <w:kern w:val="0"/>
                  <w:lang w:val="en-GB" w:eastAsia="en-US" w:bidi="ar-SA"/>
                </w:rPr>
                <w:delText xml:space="preserve"> – climate specialists</w:delText>
              </w:r>
            </w:del>
            <w:r>
              <w:rPr>
                <w:rFonts w:eastAsia="Cambria"/>
                <w:kern w:val="0"/>
                <w:lang w:val="en-GB" w:eastAsia="en-US" w:bidi="ar-SA"/>
              </w:rPr>
              <w:t xml:space="preserve">), </w:t>
            </w:r>
            <w:del w:id="339" w:author="Lucas Buffan" w:date="2026-04-01T10:49:00Z">
              <w:r>
                <w:rPr>
                  <w:rFonts w:eastAsia="Cambria"/>
                  <w:kern w:val="0"/>
                  <w:lang w:val="en-GB" w:eastAsia="en-US" w:bidi="ar-SA"/>
                </w:rPr>
                <w:delText>full adaptationist</w:delText>
              </w:r>
            </w:del>
            <w:ins w:id="340" w:author="Lucas Buffan" w:date="2026-04-01T10:49:00Z">
              <w:r>
                <w:rPr>
                  <w:rFonts w:eastAsia="Cambria"/>
                  <w:kern w:val="0"/>
                  <w:lang w:val="en-GB" w:eastAsia="en-US" w:bidi="ar-SA"/>
                </w:rPr>
                <w:t>adaptive niche</w:t>
              </w:r>
            </w:ins>
            <w:r>
              <w:rPr>
                <w:rFonts w:eastAsia="Cambria"/>
                <w:kern w:val="0"/>
                <w:lang w:val="en-GB" w:eastAsia="en-US" w:bidi="ar-SA"/>
              </w:rPr>
              <w:t xml:space="preserve"> model (</w:t>
            </w:r>
            <w:r>
              <w:rPr>
                <w:rFonts w:eastAsia="Cambria"/>
                <w:kern w:val="0"/>
                <w:lang w:val="en-US" w:eastAsia="en-US" w:bidi="ar-SA"/>
              </w:rPr>
            </w:r>
            <m:oMath xmlns:m="http://schemas.openxmlformats.org/officeDocument/2006/math">
              <m:r>
                <w:rPr>
                  <w:rFonts w:ascii="Cambria Math" w:hAnsi="Cambria Math"/>
                </w:rPr>
                <m:t xml:space="preserve">M</m:t>
              </m:r>
              <m:r>
                <w:rPr>
                  <w:rFonts w:ascii="Cambria Math" w:hAnsi="Cambria Math"/>
                </w:rPr>
                <m:t xml:space="preserve">1</m:t>
              </m:r>
            </m:oMath>
            <w:r>
              <w:rPr>
                <w:rFonts w:eastAsia="Cambria"/>
                <w:kern w:val="0"/>
                <w:lang w:val="en-GB" w:eastAsia="en-US" w:bidi="ar-SA"/>
              </w:rPr>
              <w:t>, species climatic niche evolves following local changes in temperature and precipitations</w:t>
            </w:r>
            <w:del w:id="341" w:author="Lucas Buffan" w:date="2026-04-01T10:49:00Z">
              <w:r>
                <w:rPr>
                  <w:rFonts w:eastAsia="Cambria"/>
                  <w:kern w:val="0"/>
                  <w:lang w:val="en-GB" w:eastAsia="en-US" w:bidi="ar-SA"/>
                </w:rPr>
                <w:delText xml:space="preserve"> – climate generalists</w:delText>
              </w:r>
            </w:del>
            <w:r>
              <w:rPr>
                <w:rFonts w:eastAsia="Cambria"/>
                <w:kern w:val="0"/>
                <w:lang w:val="en-GB" w:eastAsia="en-US" w:bidi="ar-SA"/>
              </w:rPr>
              <w:t xml:space="preserve">) and alternative versions of </w:t>
            </w:r>
            <w:r>
              <w:rPr>
                <w:rFonts w:eastAsia="Cambria"/>
                <w:kern w:val="0"/>
                <w:lang w:val="en-US" w:eastAsia="en-US" w:bidi="ar-SA"/>
              </w:rPr>
            </w:r>
            <m:oMath xmlns:m="http://schemas.openxmlformats.org/officeDocument/2006/math">
              <m:r>
                <w:rPr>
                  <w:rFonts w:ascii="Cambria Math" w:hAnsi="Cambria Math"/>
                </w:rPr>
                <m:t xml:space="preserve">M</m:t>
              </m:r>
              <m:r>
                <w:rPr>
                  <w:rFonts w:ascii="Cambria Math" w:hAnsi="Cambria Math"/>
                </w:rPr>
                <m:t xml:space="preserve">1</m:t>
              </m:r>
            </m:oMath>
            <w:r>
              <w:rPr>
                <w:rFonts w:eastAsia="Cambria"/>
                <w:kern w:val="0"/>
                <w:lang w:val="en-GB" w:eastAsia="en-US" w:bidi="ar-SA"/>
              </w:rPr>
              <w:t xml:space="preserve"> where species ecological niche is only determined by precipitation (</w:t>
            </w:r>
            <w:r>
              <w:rPr>
                <w:rFonts w:eastAsia="Cambria"/>
                <w:kern w:val="0"/>
                <w:lang w:val="en-US" w:eastAsia="en-US" w:bidi="ar-SA"/>
              </w:rPr>
            </w:r>
            <m:oMath xmlns:m="http://schemas.openxmlformats.org/officeDocument/2006/math">
              <m:r>
                <w:rPr>
                  <w:rFonts w:ascii="Cambria Math" w:hAnsi="Cambria Math"/>
                </w:rPr>
                <m:t xml:space="preserve">M</m:t>
              </m:r>
              <m:r>
                <w:rPr>
                  <w:rFonts w:ascii="Cambria Math" w:hAnsi="Cambria Math"/>
                </w:rPr>
                <m:t xml:space="preserve">2</m:t>
              </m:r>
            </m:oMath>
            <w:r>
              <w:rPr>
                <w:rFonts w:eastAsia="Cambria"/>
                <w:kern w:val="0"/>
                <w:lang w:val="en-GB" w:eastAsia="en-US" w:bidi="ar-SA"/>
              </w:rPr>
              <w:t>) or temperature (</w:t>
            </w:r>
            <w:r>
              <w:rPr>
                <w:rFonts w:eastAsia="Cambria"/>
                <w:kern w:val="0"/>
                <w:lang w:val="en-US" w:eastAsia="en-US" w:bidi="ar-SA"/>
              </w:rPr>
            </w:r>
            <m:oMath xmlns:m="http://schemas.openxmlformats.org/officeDocument/2006/math">
              <m:r>
                <w:rPr>
                  <w:rFonts w:ascii="Cambria Math" w:hAnsi="Cambria Math"/>
                </w:rPr>
                <m:t xml:space="preserve">M</m:t>
              </m:r>
              <m:r>
                <w:rPr>
                  <w:rFonts w:ascii="Cambria Math" w:hAnsi="Cambria Math"/>
                </w:rPr>
                <m:t xml:space="preserve">3</m:t>
              </m:r>
            </m:oMath>
            <w:r>
              <w:rPr>
                <w:rFonts w:eastAsia="Cambria"/>
                <w:kern w:val="0"/>
                <w:lang w:val="en-GB" w:eastAsia="en-US" w:bidi="ar-SA"/>
              </w:rPr>
              <w:t>). Each individual plot shows the outcome of simulations starting in North (red) and South (cyan) America. Dots represent mean proportion estimates and error bars show their associated Binomial-derived 95% confidence interval.</w:t>
            </w:r>
            <w:bookmarkEnd w:id="31"/>
          </w:p>
        </w:tc>
      </w:tr>
      <w:tr>
        <w:trPr/>
        <w:tc>
          <w:tcPr>
            <w:tcW w:w="9360" w:type="dxa"/>
            <w:tcBorders/>
          </w:tcPr>
          <w:p>
            <w:pPr>
              <w:pStyle w:val="Compact"/>
              <w:widowControl/>
              <w:suppressAutoHyphens w:val="true"/>
              <w:spacing w:before="36" w:after="36"/>
              <w:jc w:val="left"/>
              <w:rPr>
                <w:lang w:val="en-GB"/>
              </w:rPr>
            </w:pPr>
            <w:bookmarkStart w:id="32" w:name="fig-metrics"/>
            <w:r>
              <w:rPr>
                <w:rFonts w:eastAsia="Cambria" w:cs=""/>
                <w:kern w:val="0"/>
                <w:szCs w:val="24"/>
                <w:lang w:eastAsia="en-US" w:bidi="ar-SA"/>
              </w:rPr>
              <w:drawing>
                <wp:inline distT="0" distB="0" distL="0" distR="0">
                  <wp:extent cx="5039995" cy="4319905"/>
                  <wp:effectExtent l="0" t="0" r="0" b="0"/>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6"/>
                          <a:stretch>
                            <a:fillRect/>
                          </a:stretch>
                        </pic:blipFill>
                        <pic:spPr bwMode="auto">
                          <a:xfrm>
                            <a:off x="0" y="0"/>
                            <a:ext cx="5039995" cy="4319905"/>
                          </a:xfrm>
                          <a:prstGeom prst="rect">
                            <a:avLst/>
                          </a:prstGeom>
                        </pic:spPr>
                      </pic:pic>
                    </a:graphicData>
                  </a:graphic>
                </wp:inline>
              </w:drawing>
            </w:r>
          </w:p>
          <w:p>
            <w:pPr>
              <w:pStyle w:val="ImageCaption"/>
              <w:widowControl/>
              <w:suppressAutoHyphens w:val="true"/>
              <w:spacing w:before="200" w:after="200"/>
              <w:jc w:val="both"/>
              <w:rPr>
                <w:rFonts w:eastAsia="Cambria"/>
                <w:kern w:val="0"/>
                <w:lang w:val="en-US" w:eastAsia="en-US" w:bidi="ar-SA"/>
              </w:rPr>
            </w:pPr>
            <w:r>
              <w:rPr>
                <w:rFonts w:eastAsia="Cambria"/>
                <w:kern w:val="0"/>
                <w:lang w:val="en-GB" w:eastAsia="en-US" w:bidi="ar-SA"/>
              </w:rPr>
              <w:t>Figure 3: A few metrics summarising climate-mediated interchange</w:t>
            </w:r>
            <w:ins w:id="342" w:author="Lucas Buffan" w:date="2026-04-02T09:59:00Z">
              <w:r>
                <w:rPr>
                  <w:rFonts w:eastAsia="Cambria"/>
                  <w:kern w:val="0"/>
                  <w:lang w:val="en-GB" w:eastAsia="en-US" w:bidi="ar-SA"/>
                </w:rPr>
                <w:t xml:space="preserve"> given our four modelling schemes.</w:t>
              </w:r>
            </w:ins>
            <w:r>
              <w:rPr>
                <w:rFonts w:eastAsia="Cambria"/>
                <w:kern w:val="0"/>
                <w:lang w:val="en-GB" w:eastAsia="en-US" w:bidi="ar-SA"/>
              </w:rPr>
              <w:t xml:space="preserve"> </w:t>
            </w:r>
            <w:del w:id="343" w:author="Lucas Buffan" w:date="2026-04-02T09:58:00Z">
              <w:r>
                <w:rPr>
                  <w:rFonts w:eastAsia="Cambria"/>
                  <w:kern w:val="0"/>
                  <w:lang w:val="en-GB" w:eastAsia="en-US" w:bidi="ar-SA"/>
                </w:rPr>
                <w:delText>derived</w:delText>
              </w:r>
            </w:del>
            <w:ins w:id="344" w:author="Lucas Buffan" w:date="2026-04-02T09:58:00Z">
              <w:r>
                <w:rPr>
                  <w:rFonts w:eastAsia="Cambria"/>
                  <w:kern w:val="0"/>
                  <w:lang w:val="en-GB" w:eastAsia="en-US" w:bidi="ar-SA"/>
                </w:rPr>
                <w:t>These metrics were assessed for</w:t>
              </w:r>
            </w:ins>
            <w:del w:id="345" w:author="Lucas Buffan" w:date="2026-04-02T09:58:00Z">
              <w:r>
                <w:rPr>
                  <w:rFonts w:eastAsia="Cambria"/>
                  <w:kern w:val="0"/>
                  <w:lang w:val="en-GB" w:eastAsia="en-US" w:bidi="ar-SA"/>
                </w:rPr>
                <w:delText xml:space="preserve"> from</w:delText>
              </w:r>
            </w:del>
            <w:r>
              <w:rPr>
                <w:rFonts w:eastAsia="Cambria"/>
                <w:kern w:val="0"/>
                <w:lang w:val="en-GB" w:eastAsia="en-US" w:bidi="ar-SA"/>
              </w:rPr>
              <w:t xml:space="preserve"> successful simulations</w:t>
            </w:r>
            <w:ins w:id="346" w:author="Lucas Buffan" w:date="2026-04-02T09:58:00Z">
              <w:r>
                <w:rPr>
                  <w:rFonts w:eastAsia="Cambria"/>
                  <w:kern w:val="0"/>
                  <w:lang w:val="en-GB" w:eastAsia="en-US" w:bidi="ar-SA"/>
                </w:rPr>
                <w:t xml:space="preserve"> only</w:t>
              </w:r>
            </w:ins>
            <w:r>
              <w:rPr>
                <w:rFonts w:eastAsia="Cambria"/>
                <w:kern w:val="0"/>
                <w:lang w:val="en-GB" w:eastAsia="en-US" w:bidi="ar-SA"/>
              </w:rPr>
              <w:t xml:space="preserve">, </w:t>
            </w:r>
            <w:r>
              <w:rPr>
                <w:rFonts w:eastAsia="Cambria"/>
                <w:i/>
                <w:iCs/>
                <w:kern w:val="0"/>
                <w:lang w:val="en-GB" w:eastAsia="en-US" w:bidi="ar-SA"/>
              </w:rPr>
              <w:t>i</w:t>
            </w:r>
            <w:r>
              <w:rPr>
                <w:rFonts w:eastAsia="Cambria"/>
                <w:kern w:val="0"/>
                <w:lang w:val="en-GB" w:eastAsia="en-US" w:bidi="ar-SA"/>
              </w:rPr>
              <w:t>.</w:t>
            </w:r>
            <w:r>
              <w:rPr>
                <w:rFonts w:eastAsia="Cambria"/>
                <w:i/>
                <w:iCs/>
                <w:kern w:val="0"/>
                <w:lang w:val="en-GB" w:eastAsia="en-US" w:bidi="ar-SA"/>
              </w:rPr>
              <w:t>e</w:t>
            </w:r>
            <w:r>
              <w:rPr>
                <w:rFonts w:eastAsia="Cambria"/>
                <w:kern w:val="0"/>
                <w:lang w:val="en-GB" w:eastAsia="en-US" w:bidi="ar-SA"/>
              </w:rPr>
              <w:t xml:space="preserve">., </w:t>
            </w:r>
            <w:ins w:id="347" w:author="Lucas Buffan" w:date="2026-04-02T09:54:00Z">
              <w:r>
                <w:rPr>
                  <w:rFonts w:eastAsia="Cambria"/>
                  <w:kern w:val="0"/>
                  <w:lang w:val="en-GB" w:eastAsia="en-US" w:bidi="ar-SA"/>
                </w:rPr>
                <w:t xml:space="preserve">simulations </w:t>
              </w:r>
            </w:ins>
            <w:r>
              <w:rPr>
                <w:rFonts w:eastAsia="Cambria"/>
                <w:kern w:val="0"/>
                <w:lang w:val="en-GB" w:eastAsia="en-US" w:bidi="ar-SA"/>
              </w:rPr>
              <w:t>that resulted in a transcontinental faunal exchange</w:t>
            </w:r>
            <w:del w:id="348" w:author="Lucas Buffan" w:date="2026-04-02T09:59:00Z">
              <w:r>
                <w:rPr>
                  <w:rFonts w:eastAsia="Cambria"/>
                  <w:kern w:val="0"/>
                  <w:lang w:val="en-GB" w:eastAsia="en-US" w:bidi="ar-SA"/>
                </w:rPr>
                <w:delText xml:space="preserve">. From left to right are shown the results of simulations generated under our four models (see </w:delText>
              </w:r>
            </w:del>
            <w:hyperlink w:anchor="fig-propsuccess">
              <w:del w:id="349" w:author="Lucas Buffan" w:date="2026-04-02T09:59:00Z">
                <w:r>
                  <w:rPr>
                    <w:rStyle w:val="Hyperlink"/>
                    <w:rFonts w:eastAsia="Cambria"/>
                    <w:kern w:val="0"/>
                    <w:lang w:val="en-GB" w:eastAsia="en-US" w:bidi="ar-SA"/>
                  </w:rPr>
                  <w:delText>Figure 2</w:delText>
                </w:r>
              </w:del>
            </w:hyperlink>
            <w:del w:id="350" w:author="Lucas Buffan" w:date="2026-04-02T09:59:00Z">
              <w:r>
                <w:rPr>
                  <w:rFonts w:eastAsia="Cambria"/>
                  <w:kern w:val="0"/>
                  <w:lang w:val="en-GB" w:eastAsia="en-US" w:bidi="ar-SA"/>
                </w:rPr>
                <w:delText xml:space="preserve"> for details)</w:delText>
              </w:r>
            </w:del>
            <w:r>
              <w:rPr>
                <w:rFonts w:eastAsia="Cambria"/>
                <w:kern w:val="0"/>
                <w:lang w:val="en-GB" w:eastAsia="en-US" w:bidi="ar-SA"/>
              </w:rPr>
              <w:t xml:space="preserve">. </w:t>
            </w:r>
            <w:r>
              <w:rPr>
                <w:rFonts w:eastAsia="Cambria"/>
                <w:b/>
                <w:bCs/>
                <w:kern w:val="0"/>
                <w:lang w:val="en-GB" w:eastAsia="en-US" w:bidi="ar-SA"/>
              </w:rPr>
              <w:t>(A)</w:t>
            </w:r>
            <w:r>
              <w:rPr>
                <w:rFonts w:eastAsia="Cambria"/>
                <w:kern w:val="0"/>
                <w:lang w:val="en-GB" w:eastAsia="en-US" w:bidi="ar-SA"/>
              </w:rPr>
              <w:t xml:space="preserve"> Proportion of </w:t>
            </w:r>
            <w:del w:id="351" w:author="Lucas Buffan" w:date="2026-04-02T09:55:00Z">
              <w:r>
                <w:rPr>
                  <w:rFonts w:eastAsia="Cambria"/>
                  <w:kern w:val="0"/>
                  <w:lang w:val="en-GB" w:eastAsia="en-US" w:bidi="ar-SA"/>
                </w:rPr>
                <w:delText xml:space="preserve">newly-colonised </w:delText>
              </w:r>
            </w:del>
            <w:r>
              <w:rPr>
                <w:rFonts w:eastAsia="Cambria"/>
                <w:kern w:val="0"/>
                <w:lang w:val="en-GB" w:eastAsia="en-US" w:bidi="ar-SA"/>
              </w:rPr>
              <w:t xml:space="preserve">continent’s </w:t>
            </w:r>
            <w:ins w:id="352" w:author="Lucas Buffan" w:date="2026-04-02T09:56:00Z">
              <w:r>
                <w:rPr>
                  <w:rFonts w:eastAsia="Cambria"/>
                  <w:kern w:val="0"/>
                  <w:lang w:val="en-GB" w:eastAsia="en-US" w:bidi="ar-SA"/>
                </w:rPr>
                <w:t>newly-</w:t>
              </w:r>
            </w:ins>
            <w:r>
              <w:rPr>
                <w:rFonts w:eastAsia="Cambria"/>
                <w:kern w:val="0"/>
                <w:lang w:val="en-GB" w:eastAsia="en-US" w:bidi="ar-SA"/>
              </w:rPr>
              <w:t xml:space="preserve">colonised area, quantified as the ratio between the number of pixels recording a presence in the landmass to colonise and the total number of pixels offered by this landmass. </w:t>
            </w:r>
            <w:r>
              <w:rPr>
                <w:rFonts w:eastAsia="Cambria"/>
                <w:b/>
                <w:bCs/>
                <w:kern w:val="0"/>
                <w:lang w:val="en-GB" w:eastAsia="en-US" w:bidi="ar-SA"/>
              </w:rPr>
              <w:t>(B)</w:t>
            </w:r>
            <w:r>
              <w:rPr>
                <w:rFonts w:eastAsia="Cambria"/>
                <w:kern w:val="0"/>
                <w:lang w:val="en-GB" w:eastAsia="en-US" w:bidi="ar-SA"/>
              </w:rPr>
              <w:t xml:space="preserve"> Colonised diversity, expressed as the natural logarithm of the number of lineages within the colonised area. </w:t>
            </w:r>
            <w:r>
              <w:rPr>
                <w:rFonts w:eastAsia="Cambria"/>
                <w:b/>
                <w:bCs/>
                <w:kern w:val="0"/>
                <w:lang w:val="en-GB" w:eastAsia="en-US" w:bidi="ar-SA"/>
              </w:rPr>
              <w:t>(C)</w:t>
            </w:r>
            <w:r>
              <w:rPr>
                <w:rFonts w:eastAsia="Cambria"/>
                <w:kern w:val="0"/>
                <w:lang w:val="en-GB" w:eastAsia="en-US" w:bidi="ar-SA"/>
              </w:rPr>
              <w:t xml:space="preserve"> Distance</w:t>
            </w:r>
            <w:del w:id="353" w:author="Lucas Buffan" w:date="2026-04-02T10:03:00Z">
              <w:r>
                <w:rPr>
                  <w:rFonts w:eastAsia="Cambria"/>
                  <w:kern w:val="0"/>
                  <w:lang w:val="en-GB" w:eastAsia="en-US" w:bidi="ar-SA"/>
                </w:rPr>
                <w:delText>s</w:delText>
              </w:r>
            </w:del>
            <w:r>
              <w:rPr>
                <w:rFonts w:eastAsia="Cambria"/>
                <w:kern w:val="0"/>
                <w:lang w:val="en-GB" w:eastAsia="en-US" w:bidi="ar-SA"/>
              </w:rPr>
              <w:t xml:space="preserve"> between </w:t>
            </w:r>
            <w:del w:id="354" w:author="Lucas Buffan" w:date="2026-04-02T10:02:00Z">
              <w:r>
                <w:rPr>
                  <w:rFonts w:eastAsia="Cambria"/>
                  <w:kern w:val="0"/>
                  <w:lang w:val="en-GB" w:eastAsia="en-US" w:bidi="ar-SA"/>
                </w:rPr>
                <w:delText>the location where ancestral species originated</w:delText>
              </w:r>
            </w:del>
            <w:ins w:id="355" w:author="Lucas Buffan" w:date="2026-04-02T10:02:00Z">
              <w:r>
                <w:rPr>
                  <w:rFonts w:eastAsia="Cambria"/>
                  <w:kern w:val="0"/>
                  <w:lang w:val="en-GB" w:eastAsia="en-US" w:bidi="ar-SA"/>
                </w:rPr>
                <w:t>simulation starting pixel</w:t>
              </w:r>
            </w:ins>
            <w:r>
              <w:rPr>
                <w:rFonts w:eastAsia="Cambria"/>
                <w:kern w:val="0"/>
                <w:lang w:val="en-GB" w:eastAsia="en-US" w:bidi="ar-SA"/>
              </w:rPr>
              <w:t xml:space="preserve"> and the isthmus of Panama</w:t>
            </w:r>
            <w:del w:id="356" w:author="Lucas Buffan" w:date="2026-04-02T09:57:00Z">
              <w:r>
                <w:rPr>
                  <w:rFonts w:eastAsia="Cambria"/>
                  <w:kern w:val="0"/>
                  <w:lang w:val="en-GB" w:eastAsia="en-US" w:bidi="ar-SA"/>
                </w:rPr>
                <w:delText xml:space="preserve">, only for successful simulations – </w:delText>
              </w:r>
            </w:del>
            <w:del w:id="357" w:author="Lucas Buffan" w:date="2026-04-02T09:57:00Z">
              <w:r>
                <w:rPr>
                  <w:rFonts w:eastAsia="Cambria"/>
                  <w:i/>
                  <w:iCs/>
                  <w:kern w:val="0"/>
                  <w:lang w:val="en-GB" w:eastAsia="en-US" w:bidi="ar-SA"/>
                </w:rPr>
                <w:delText>i</w:delText>
              </w:r>
            </w:del>
            <w:del w:id="358" w:author="Lucas Buffan" w:date="2026-04-02T09:57:00Z">
              <w:r>
                <w:rPr>
                  <w:rFonts w:eastAsia="Cambria"/>
                  <w:kern w:val="0"/>
                  <w:lang w:val="en-GB" w:eastAsia="en-US" w:bidi="ar-SA"/>
                </w:rPr>
                <w:delText>.</w:delText>
              </w:r>
            </w:del>
            <w:del w:id="359" w:author="Lucas Buffan" w:date="2026-04-02T09:57:00Z">
              <w:r>
                <w:rPr>
                  <w:rFonts w:eastAsia="Cambria"/>
                  <w:i/>
                  <w:iCs/>
                  <w:kern w:val="0"/>
                  <w:lang w:val="en-GB" w:eastAsia="en-US" w:bidi="ar-SA"/>
                </w:rPr>
                <w:delText>e</w:delText>
              </w:r>
            </w:del>
            <w:del w:id="360" w:author="Lucas Buffan" w:date="2026-04-02T09:57:00Z">
              <w:r>
                <w:rPr>
                  <w:rFonts w:eastAsia="Cambria"/>
                  <w:kern w:val="0"/>
                  <w:lang w:val="en-GB" w:eastAsia="en-US" w:bidi="ar-SA"/>
                </w:rPr>
                <w:delText>., successfully reaching the continent where it did not originate</w:delText>
              </w:r>
            </w:del>
            <w:r>
              <w:rPr>
                <w:rFonts w:eastAsia="Cambria"/>
                <w:kern w:val="0"/>
                <w:lang w:val="en-GB" w:eastAsia="en-US" w:bidi="ar-SA"/>
              </w:rPr>
              <w:t>. Mean estimates and their associated Student-derived 95% confidence interval</w:t>
            </w:r>
            <w:ins w:id="361" w:author="Lucas Buffan" w:date="2026-04-02T09:57:00Z">
              <w:r>
                <w:rPr>
                  <w:rFonts w:eastAsia="Cambria"/>
                  <w:kern w:val="0"/>
                  <w:lang w:val="en-GB" w:eastAsia="en-US" w:bidi="ar-SA"/>
                </w:rPr>
                <w:t>s</w:t>
              </w:r>
            </w:ins>
            <w:r>
              <w:rPr>
                <w:rFonts w:eastAsia="Cambria"/>
                <w:kern w:val="0"/>
                <w:lang w:val="en-GB" w:eastAsia="en-US" w:bidi="ar-SA"/>
              </w:rPr>
              <w:t xml:space="preserve"> are displayed over their distribution.</w:t>
            </w:r>
            <w:bookmarkEnd w:id="32"/>
          </w:p>
        </w:tc>
      </w:tr>
      <w:tr>
        <w:trPr/>
        <w:tc>
          <w:tcPr>
            <w:tcW w:w="9360" w:type="dxa"/>
            <w:tcBorders/>
          </w:tcPr>
          <w:p>
            <w:pPr>
              <w:pStyle w:val="Compact"/>
              <w:widowControl/>
              <w:suppressAutoHyphens w:val="true"/>
              <w:spacing w:before="36" w:after="36"/>
              <w:jc w:val="center"/>
              <w:rPr>
                <w:lang w:val="en-GB"/>
              </w:rPr>
            </w:pPr>
            <w:bookmarkStart w:id="33" w:name="fig-biome"/>
            <w:r>
              <w:rPr>
                <w:rFonts w:eastAsia="Cambria" w:cs=""/>
                <w:kern w:val="0"/>
                <w:szCs w:val="24"/>
                <w:lang w:eastAsia="en-US" w:bidi="ar-SA"/>
              </w:rPr>
              <w:drawing>
                <wp:inline distT="0" distB="0" distL="0" distR="0">
                  <wp:extent cx="5400040" cy="5400040"/>
                  <wp:effectExtent l="0" t="0" r="0" b="0"/>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7"/>
                          <a:stretch>
                            <a:fillRect/>
                          </a:stretch>
                        </pic:blipFill>
                        <pic:spPr bwMode="auto">
                          <a:xfrm>
                            <a:off x="0" y="0"/>
                            <a:ext cx="5400040" cy="5400040"/>
                          </a:xfrm>
                          <a:prstGeom prst="rect">
                            <a:avLst/>
                          </a:prstGeom>
                        </pic:spPr>
                      </pic:pic>
                    </a:graphicData>
                  </a:graphic>
                </wp:inline>
              </w:drawing>
            </w:r>
          </w:p>
          <w:p>
            <w:pPr>
              <w:pStyle w:val="ImageCaption"/>
              <w:widowControl/>
              <w:suppressAutoHyphens w:val="true"/>
              <w:spacing w:before="200" w:after="200"/>
              <w:jc w:val="both"/>
              <w:rPr>
                <w:lang w:val="en-GB"/>
              </w:rPr>
            </w:pPr>
            <w:r>
              <w:rPr>
                <w:rFonts w:eastAsia="Cambria"/>
                <w:kern w:val="0"/>
                <w:lang w:val="en-GB" w:eastAsia="en-US" w:bidi="ar-SA"/>
              </w:rPr>
              <w:t xml:space="preserve">Figure 4: Initial biome where each ancestral species leading to successful simulations is recorded at the time of the onset of the simulations (5 Ma). </w:t>
            </w:r>
            <w:r>
              <w:rPr>
                <w:rFonts w:eastAsia="Cambria"/>
                <w:b/>
                <w:bCs/>
                <w:kern w:val="0"/>
                <w:lang w:val="en-GB" w:eastAsia="en-US" w:bidi="ar-SA"/>
              </w:rPr>
              <w:t>(A)</w:t>
            </w:r>
            <w:r>
              <w:rPr>
                <w:rFonts w:eastAsia="Cambria"/>
                <w:kern w:val="0"/>
                <w:lang w:val="en-GB" w:eastAsia="en-US" w:bidi="ar-SA"/>
              </w:rPr>
              <w:t xml:space="preserve"> Global main climate zones based on Köppen-Geiger biome classification at </w:t>
            </w:r>
            <w:r>
              <w:rPr>
                <w:rFonts w:eastAsia="Cambria"/>
                <w:kern w:val="0"/>
                <w:lang w:val="en-US" w:eastAsia="en-US" w:bidi="ar-SA"/>
              </w:rPr>
            </w:r>
            <m:oMath xmlns:m="http://schemas.openxmlformats.org/officeDocument/2006/math">
              <m:r>
                <w:rPr>
                  <w:rFonts w:ascii="Cambria Math" w:hAnsi="Cambria Math"/>
                </w:rPr>
                <m:t xml:space="preserve">t</m:t>
              </m:r>
              <m:r>
                <w:rPr>
                  <w:rFonts w:ascii="Cambria Math" w:hAnsi="Cambria Math"/>
                </w:rPr>
                <m:t xml:space="preserve">=</m:t>
              </m:r>
              <m:r>
                <w:rPr>
                  <w:rFonts w:ascii="Cambria Math" w:hAnsi="Cambria Math"/>
                </w:rPr>
                <m:t xml:space="preserve">5</m:t>
              </m:r>
            </m:oMath>
            <w:r>
              <w:rPr>
                <w:rFonts w:eastAsia="Cambria"/>
                <w:kern w:val="0"/>
                <w:lang w:val="en-GB" w:eastAsia="en-US" w:bidi="ar-SA"/>
              </w:rPr>
              <w:t xml:space="preserve"> Ma. </w:t>
            </w:r>
            <w:r>
              <w:rPr>
                <w:rFonts w:eastAsia="Cambria"/>
                <w:b/>
                <w:bCs/>
                <w:kern w:val="0"/>
                <w:lang w:val="en-GB" w:eastAsia="en-US" w:bidi="ar-SA"/>
              </w:rPr>
              <w:t>(B)</w:t>
            </w:r>
            <w:r>
              <w:rPr>
                <w:rFonts w:eastAsia="Cambria"/>
                <w:kern w:val="0"/>
                <w:lang w:val="en-GB" w:eastAsia="en-US" w:bidi="ar-SA"/>
              </w:rPr>
              <w:t xml:space="preserve"> Biome where the ancestral species of each of the 500 simulations originated, for each continent and each scenario. We removed simulations starting from a cell that could not be assigned a biome from our counts, hence the reason why some are not exactly summing to 500. </w:t>
            </w:r>
            <w:r>
              <w:rPr>
                <w:rFonts w:eastAsia="Cambria"/>
                <w:b/>
                <w:bCs/>
                <w:kern w:val="0"/>
                <w:lang w:val="en-GB" w:eastAsia="en-US" w:bidi="ar-SA"/>
              </w:rPr>
              <w:t>(C)</w:t>
            </w:r>
            <w:r>
              <w:rPr>
                <w:rFonts w:eastAsia="Cambria"/>
                <w:kern w:val="0"/>
                <w:lang w:val="en-GB" w:eastAsia="en-US" w:bidi="ar-SA"/>
              </w:rPr>
              <w:t xml:space="preserve"> Proportion of successful simulations based on the biome where ancestral species originates, for each modelled scenario-ancestral continent combination. This proportion is expressed as the ratio between the number of successful simulations and the total number of simulations starting from a given biome. Coloured dots and error bars respectively show proportion estimates and their associated Binomial-derived 95% confidence intervals.</w:t>
            </w:r>
            <w:bookmarkEnd w:id="33"/>
          </w:p>
        </w:tc>
      </w:tr>
    </w:tbl>
    <w:p>
      <w:pPr>
        <w:pStyle w:val="Normal"/>
        <w:rPr>
          <w:lang w:val="en-GB"/>
        </w:rPr>
      </w:pPr>
      <w:r>
        <w:rPr>
          <w:lang w:val="en-GB"/>
        </w:rPr>
      </w:r>
      <w:bookmarkStart w:id="34" w:name="figures_Copy_1"/>
      <w:bookmarkStart w:id="35" w:name="figures_Copy_1"/>
      <w:bookmarkEnd w:id="35"/>
      <w:r>
        <w:br w:type="page"/>
      </w:r>
    </w:p>
    <w:p>
      <w:pPr>
        <w:pStyle w:val="Heading1"/>
        <w:spacing w:before="0" w:after="0"/>
        <w:rPr>
          <w:lang w:val="en-GB"/>
        </w:rPr>
      </w:pPr>
      <w:bookmarkStart w:id="36" w:name="references"/>
      <w:r>
        <w:rPr>
          <w:lang w:val="en-GB"/>
        </w:rPr>
        <w:t>References</w:t>
      </w:r>
    </w:p>
    <w:p>
      <w:pPr>
        <w:pStyle w:val="Bibliography"/>
        <w:rPr/>
      </w:pPr>
      <w:bookmarkStart w:id="37" w:name="refs"/>
      <w:bookmarkStart w:id="38" w:name="ref-bacon2016"/>
      <w:r>
        <w:rPr>
          <w:lang w:val="en-GB"/>
        </w:rPr>
        <w:t xml:space="preserve">Bacon, C.D., Molnar, P., Antonelli, A., Crawford, A.J., Montes, C. &amp; Vallejo-Pareja, M.C. (2016). </w:t>
      </w:r>
      <w:hyperlink r:id="rId8">
        <w:r>
          <w:rPr>
            <w:rStyle w:val="Hyperlink"/>
            <w:lang w:val="en-GB"/>
          </w:rPr>
          <w:t>Quaternary glaciation and the Great American Biotic Interchange</w:t>
        </w:r>
      </w:hyperlink>
      <w:r>
        <w:rPr>
          <w:lang w:val="en-GB"/>
        </w:rPr>
        <w:t xml:space="preserve">. </w:t>
      </w:r>
      <w:r>
        <w:rPr>
          <w:i/>
          <w:iCs/>
          <w:lang w:val="en-GB"/>
        </w:rPr>
        <w:t>Geology</w:t>
      </w:r>
      <w:r>
        <w:rPr>
          <w:lang w:val="en-GB"/>
        </w:rPr>
        <w:t>, 44, 375–378.</w:t>
      </w:r>
      <w:bookmarkEnd w:id="38"/>
    </w:p>
    <w:p>
      <w:pPr>
        <w:pStyle w:val="Bibliography"/>
        <w:rPr/>
      </w:pPr>
      <w:bookmarkStart w:id="39" w:name="ref-bacon2015"/>
      <w:r>
        <w:rPr>
          <w:lang w:val="en-GB"/>
        </w:rPr>
        <w:t xml:space="preserve">Bacon, C.D., Silvestro, D., Jaramillo, C., Smith, B.T., Chakrabarty, P. &amp; Antonelli, A. (2015). </w:t>
      </w:r>
      <w:hyperlink r:id="rId9">
        <w:r>
          <w:rPr>
            <w:rStyle w:val="Hyperlink"/>
            <w:lang w:val="en-GB"/>
          </w:rPr>
          <w:t>Biological evidence supports an early and complex emergence of the Isthmus of Panama</w:t>
        </w:r>
      </w:hyperlink>
      <w:r>
        <w:rPr>
          <w:lang w:val="en-GB"/>
        </w:rPr>
        <w:t xml:space="preserve">. </w:t>
      </w:r>
      <w:r>
        <w:rPr>
          <w:i/>
          <w:iCs/>
          <w:lang w:val="en-GB"/>
        </w:rPr>
        <w:t>Proceedings of the National Academy of Sciences</w:t>
      </w:r>
      <w:r>
        <w:rPr>
          <w:lang w:val="en-GB"/>
        </w:rPr>
        <w:t>, 112, 6110–6115.</w:t>
      </w:r>
      <w:bookmarkEnd w:id="39"/>
    </w:p>
    <w:p>
      <w:pPr>
        <w:pStyle w:val="Bibliography"/>
        <w:rPr/>
      </w:pPr>
      <w:bookmarkStart w:id="40" w:name="ref-barreto2023"/>
      <w:r>
        <w:rPr>
          <w:lang w:val="en-GB"/>
        </w:rPr>
        <w:t xml:space="preserve">Barreto, E., Holden, P.B., Edwards, N.R. &amp; Rangel, T.F. (2023). </w:t>
      </w:r>
      <w:hyperlink r:id="rId10">
        <w:r>
          <w:rPr>
            <w:rStyle w:val="Hyperlink"/>
            <w:lang w:val="en-GB"/>
          </w:rPr>
          <w:t>PALEO-PGEM-Series: A spatial time series of the global climate over the last 5 million years (Plio-Pleistocene)</w:t>
        </w:r>
      </w:hyperlink>
      <w:r>
        <w:rPr>
          <w:lang w:val="en-GB"/>
        </w:rPr>
        <w:t xml:space="preserve">. </w:t>
      </w:r>
      <w:r>
        <w:rPr>
          <w:i/>
          <w:iCs/>
          <w:lang w:val="en-GB"/>
        </w:rPr>
        <w:t>Global Ecology and Biogeography</w:t>
      </w:r>
      <w:r>
        <w:rPr>
          <w:lang w:val="en-GB"/>
        </w:rPr>
        <w:t>, 32, 1034–1045.</w:t>
      </w:r>
      <w:bookmarkEnd w:id="40"/>
    </w:p>
    <w:p>
      <w:pPr>
        <w:pStyle w:val="Bibliography"/>
        <w:rPr/>
      </w:pPr>
      <w:bookmarkStart w:id="41" w:name="ref-beck2018"/>
      <w:r>
        <w:rPr>
          <w:lang w:val="en-GB"/>
        </w:rPr>
        <w:t xml:space="preserve">Beck, H.E., Zimmermann, N.E., McVicar, T.R., Vergopolan, N., Berg, A. &amp; Wood, E.F. (2018). </w:t>
      </w:r>
      <w:hyperlink r:id="rId11">
        <w:r>
          <w:rPr>
            <w:rStyle w:val="Hyperlink"/>
            <w:lang w:val="en-GB"/>
          </w:rPr>
          <w:t>Present and future Köppen-Geiger climate classification maps at 1-km resolution</w:t>
        </w:r>
      </w:hyperlink>
      <w:r>
        <w:rPr>
          <w:lang w:val="en-GB"/>
        </w:rPr>
        <w:t xml:space="preserve">. </w:t>
      </w:r>
      <w:r>
        <w:rPr>
          <w:i/>
          <w:iCs/>
          <w:lang w:val="en-GB"/>
        </w:rPr>
        <w:t>Scientific Data</w:t>
      </w:r>
      <w:r>
        <w:rPr>
          <w:lang w:val="en-GB"/>
        </w:rPr>
        <w:t>, 5, 180214.</w:t>
      </w:r>
      <w:bookmarkEnd w:id="41"/>
    </w:p>
    <w:p>
      <w:pPr>
        <w:pStyle w:val="Bibliography"/>
        <w:rPr/>
      </w:pPr>
      <w:bookmarkStart w:id="42" w:name="ref-boscaini2025"/>
      <w:r>
        <w:rPr>
          <w:lang w:val="en-GB"/>
        </w:rPr>
        <w:t xml:space="preserve">Boscaini, A., Casali, D.M., Toledo, N., Cantalapiedra, J.L., Bargo, M.S., De Iuliis, G., </w:t>
      </w:r>
      <w:r>
        <w:rPr>
          <w:i/>
          <w:iCs/>
          <w:lang w:val="en-GB"/>
        </w:rPr>
        <w:t>et al.</w:t>
      </w:r>
      <w:r>
        <w:rPr>
          <w:lang w:val="en-GB"/>
        </w:rPr>
        <w:t xml:space="preserve"> (2025). </w:t>
      </w:r>
      <w:hyperlink r:id="rId12">
        <w:r>
          <w:rPr>
            <w:rStyle w:val="Hyperlink"/>
            <w:lang w:val="en-GB"/>
          </w:rPr>
          <w:t>The emergence and demise of giant sloths</w:t>
        </w:r>
      </w:hyperlink>
      <w:r>
        <w:rPr>
          <w:lang w:val="en-GB"/>
        </w:rPr>
        <w:t xml:space="preserve">. </w:t>
      </w:r>
      <w:r>
        <w:rPr>
          <w:i/>
          <w:iCs/>
          <w:lang w:val="en-GB"/>
        </w:rPr>
        <w:t>Science</w:t>
      </w:r>
      <w:r>
        <w:rPr>
          <w:lang w:val="en-GB"/>
        </w:rPr>
        <w:t>, 388, 864–868.</w:t>
      </w:r>
      <w:bookmarkEnd w:id="42"/>
    </w:p>
    <w:p>
      <w:pPr>
        <w:pStyle w:val="Bibliography"/>
        <w:rPr/>
      </w:pPr>
      <w:bookmarkStart w:id="43" w:name="ref-boschman2023"/>
      <w:r>
        <w:rPr>
          <w:lang w:val="en-GB"/>
        </w:rPr>
        <w:t xml:space="preserve">Boschman, L.M., Carraro, L., Cassemiro, F.A.S., Vries, J. de, Altermatt, F., Hagen, O., </w:t>
      </w:r>
      <w:r>
        <w:rPr>
          <w:i/>
          <w:iCs/>
          <w:lang w:val="en-GB"/>
        </w:rPr>
        <w:t>et al.</w:t>
      </w:r>
      <w:r>
        <w:rPr>
          <w:lang w:val="en-GB"/>
        </w:rPr>
        <w:t xml:space="preserve"> (2023). </w:t>
      </w:r>
      <w:hyperlink r:id="rId13">
        <w:r>
          <w:rPr>
            <w:rStyle w:val="Hyperlink"/>
            <w:lang w:val="en-GB"/>
          </w:rPr>
          <w:t>Freshwater fish diversity in the western Amazon basin shaped by Andean uplift since the Late Cretaceous</w:t>
        </w:r>
      </w:hyperlink>
      <w:r>
        <w:rPr>
          <w:lang w:val="en-GB"/>
        </w:rPr>
        <w:t xml:space="preserve">. </w:t>
      </w:r>
      <w:r>
        <w:rPr>
          <w:i/>
          <w:iCs/>
          <w:lang w:val="en-GB"/>
        </w:rPr>
        <w:t>Nature Ecology &amp; Evolution</w:t>
      </w:r>
      <w:r>
        <w:rPr>
          <w:lang w:val="en-GB"/>
        </w:rPr>
        <w:t>, 7, 2037–2044.</w:t>
      </w:r>
      <w:bookmarkEnd w:id="43"/>
    </w:p>
    <w:p>
      <w:pPr>
        <w:pStyle w:val="Bibliography"/>
        <w:rPr/>
      </w:pPr>
      <w:bookmarkStart w:id="44" w:name="ref-bourke2025"/>
      <w:r>
        <w:rPr>
          <w:lang w:val="en-GB"/>
        </w:rPr>
        <w:t xml:space="preserve">Bourke, J.R., Link, F., Long, M.D. &amp; Wright, J. (2025). </w:t>
      </w:r>
      <w:hyperlink r:id="rId14">
        <w:r>
          <w:rPr>
            <w:rStyle w:val="Hyperlink"/>
            <w:lang w:val="en-GB"/>
          </w:rPr>
          <w:t>Evidence for Caribbean Plate Subduction Beneath the Isthmus of Panama and Implications for Subduction Initiation and the Closure of the Central American Isthmus During the Miocene</w:t>
        </w:r>
      </w:hyperlink>
      <w:r>
        <w:rPr>
          <w:lang w:val="en-GB"/>
        </w:rPr>
        <w:t xml:space="preserve">. </w:t>
      </w:r>
      <w:r>
        <w:rPr>
          <w:i/>
          <w:iCs/>
          <w:lang w:val="en-GB"/>
        </w:rPr>
        <w:t>Geochemistry, Geophysics, Geosystems</w:t>
      </w:r>
      <w:r>
        <w:rPr>
          <w:lang w:val="en-GB"/>
        </w:rPr>
        <w:t>, 26, e2025GC012288.</w:t>
      </w:r>
      <w:bookmarkEnd w:id="44"/>
    </w:p>
    <w:p>
      <w:pPr>
        <w:pStyle w:val="Bibliography"/>
        <w:rPr/>
      </w:pPr>
      <w:bookmarkStart w:id="45" w:name="ref-carrillo2020"/>
      <w:r>
        <w:rPr>
          <w:lang w:val="en-GB"/>
        </w:rPr>
        <w:t xml:space="preserve">Carrillo, J.D., Faurby, S., Silvestro, D., Zizka, A., Jaramillo, C., Bacon, C.D., </w:t>
      </w:r>
      <w:r>
        <w:rPr>
          <w:i/>
          <w:iCs/>
          <w:lang w:val="en-GB"/>
        </w:rPr>
        <w:t>et al.</w:t>
      </w:r>
      <w:r>
        <w:rPr>
          <w:lang w:val="en-GB"/>
        </w:rPr>
        <w:t xml:space="preserve"> (2020). </w:t>
      </w:r>
      <w:hyperlink r:id="rId15">
        <w:r>
          <w:rPr>
            <w:rStyle w:val="Hyperlink"/>
            <w:lang w:val="en-GB"/>
          </w:rPr>
          <w:t>Disproportionate extinction of South American mammals drove the asymmetry of the Great American Biotic Interchange</w:t>
        </w:r>
      </w:hyperlink>
      <w:r>
        <w:rPr>
          <w:lang w:val="en-GB"/>
        </w:rPr>
        <w:t xml:space="preserve">. </w:t>
      </w:r>
      <w:r>
        <w:rPr>
          <w:i/>
          <w:iCs/>
          <w:lang w:val="en-GB"/>
        </w:rPr>
        <w:t>Proceedings of the National Academy of Sciences</w:t>
      </w:r>
      <w:r>
        <w:rPr>
          <w:lang w:val="en-GB"/>
        </w:rPr>
        <w:t>, 117, 26281–26287.</w:t>
      </w:r>
      <w:bookmarkEnd w:id="45"/>
    </w:p>
    <w:p>
      <w:pPr>
        <w:pStyle w:val="Bibliography"/>
        <w:rPr/>
      </w:pPr>
      <w:bookmarkStart w:id="46" w:name="ref-carrillo2015"/>
      <w:r>
        <w:rPr>
          <w:lang w:val="en-GB"/>
        </w:rPr>
        <w:t xml:space="preserve">Carrillo, J.D., Forasiepi, A., Jaramillo, C. &amp; Sánchez-Villagra, M.R. (2015). </w:t>
      </w:r>
      <w:hyperlink r:id="rId16">
        <w:r>
          <w:rPr>
            <w:rStyle w:val="Hyperlink"/>
            <w:lang w:val="en-GB"/>
          </w:rPr>
          <w:t>Neotropical mammal diversity and the Great American Biotic Interchange: Spatial and temporal variation in South America’s fossil record</w:t>
        </w:r>
      </w:hyperlink>
      <w:r>
        <w:rPr>
          <w:lang w:val="en-GB"/>
        </w:rPr>
        <w:t xml:space="preserve">. </w:t>
      </w:r>
      <w:r>
        <w:rPr>
          <w:i/>
          <w:iCs/>
          <w:lang w:val="en-GB"/>
        </w:rPr>
        <w:t>Frontiers in Genetics</w:t>
      </w:r>
      <w:r>
        <w:rPr>
          <w:lang w:val="en-GB"/>
        </w:rPr>
        <w:t>, 5.</w:t>
      </w:r>
      <w:bookmarkEnd w:id="46"/>
    </w:p>
    <w:p>
      <w:pPr>
        <w:pStyle w:val="Bibliography"/>
        <w:rPr/>
      </w:pPr>
      <w:bookmarkStart w:id="47" w:name="ref-chakrabarty2011"/>
      <w:r>
        <w:rPr>
          <w:lang w:val="en-GB"/>
        </w:rPr>
        <w:t xml:space="preserve">Chakrabarty, P. &amp; Albert, J.S. (2011). </w:t>
      </w:r>
      <w:hyperlink r:id="rId17">
        <w:r>
          <w:rPr>
            <w:rStyle w:val="Hyperlink"/>
            <w:lang w:val="en-GB"/>
          </w:rPr>
          <w:t>Not So Fast: A New Take on the Great American Biotic Interchange</w:t>
        </w:r>
      </w:hyperlink>
      <w:r>
        <w:rPr>
          <w:lang w:val="en-GB"/>
        </w:rPr>
        <w:t>. In: (ed. Albert, J.). University of California Press, p. 0.</w:t>
      </w:r>
      <w:bookmarkEnd w:id="47"/>
    </w:p>
    <w:p>
      <w:pPr>
        <w:pStyle w:val="Bibliography"/>
        <w:rPr/>
      </w:pPr>
      <w:bookmarkStart w:id="48" w:name="ref-cione2015"/>
      <w:r>
        <w:rPr>
          <w:lang w:val="en-GB"/>
        </w:rPr>
        <w:t xml:space="preserve">Cione, A.L., Gasparini, G.M., Soibelzon, E., Soibelzon, L.H. &amp; Tonni, E.P. (2015). </w:t>
      </w:r>
      <w:hyperlink r:id="rId18">
        <w:r>
          <w:rPr>
            <w:rStyle w:val="Hyperlink"/>
            <w:i/>
            <w:iCs/>
            <w:lang w:val="en-GB"/>
          </w:rPr>
          <w:t>The Great American Biotic Interchange: A South American Perspective</w:t>
        </w:r>
      </w:hyperlink>
      <w:r>
        <w:rPr>
          <w:lang w:val="en-GB"/>
        </w:rPr>
        <w:t>. SpringerBriefs in Earth System Sciences. Springer Netherlands, Dordrecht.</w:t>
      </w:r>
      <w:bookmarkEnd w:id="48"/>
    </w:p>
    <w:p>
      <w:pPr>
        <w:pStyle w:val="Bibliography"/>
        <w:rPr/>
      </w:pPr>
      <w:bookmarkStart w:id="49" w:name="ref-cody2010"/>
      <w:r>
        <w:rPr>
          <w:lang w:val="en-GB"/>
        </w:rPr>
        <w:t xml:space="preserve">Cody, S., Richardson, J.E., Rull, V., Ellis, C. &amp; Pennington, R.T. (2010). </w:t>
      </w:r>
      <w:hyperlink r:id="rId19">
        <w:r>
          <w:rPr>
            <w:rStyle w:val="Hyperlink"/>
            <w:lang w:val="en-GB"/>
          </w:rPr>
          <w:t>The Great American Biotic Interchange revisited</w:t>
        </w:r>
      </w:hyperlink>
      <w:r>
        <w:rPr>
          <w:lang w:val="en-GB"/>
        </w:rPr>
        <w:t xml:space="preserve">. </w:t>
      </w:r>
      <w:r>
        <w:rPr>
          <w:i/>
          <w:iCs/>
          <w:lang w:val="en-GB"/>
        </w:rPr>
        <w:t>Ecography</w:t>
      </w:r>
      <w:r>
        <w:rPr>
          <w:lang w:val="en-GB"/>
        </w:rPr>
        <w:t>, 33, 326–332.</w:t>
      </w:r>
      <w:bookmarkEnd w:id="49"/>
    </w:p>
    <w:p>
      <w:pPr>
        <w:pStyle w:val="Bibliography"/>
        <w:rPr/>
      </w:pPr>
      <w:bookmarkStart w:id="50" w:name="ref-croft2020"/>
      <w:r>
        <w:rPr>
          <w:lang w:val="en-GB"/>
        </w:rPr>
        <w:t xml:space="preserve">Croft, D.A., Gelfo, J.N. &amp; López, G.M. (2020). </w:t>
      </w:r>
      <w:hyperlink r:id="rId20">
        <w:r>
          <w:rPr>
            <w:rStyle w:val="Hyperlink"/>
            <w:lang w:val="en-GB"/>
          </w:rPr>
          <w:t>Splendid Innovation: The Extinct South American Native Ungulates</w:t>
        </w:r>
      </w:hyperlink>
      <w:r>
        <w:rPr>
          <w:lang w:val="en-GB"/>
        </w:rPr>
        <w:t xml:space="preserve">. </w:t>
      </w:r>
      <w:r>
        <w:rPr>
          <w:i/>
          <w:iCs/>
          <w:lang w:val="en-GB"/>
        </w:rPr>
        <w:t>Annual Review of Earth and Planetary Sciences</w:t>
      </w:r>
      <w:r>
        <w:rPr>
          <w:lang w:val="en-GB"/>
        </w:rPr>
        <w:t>, 48, 259–290.</w:t>
      </w:r>
      <w:bookmarkEnd w:id="50"/>
    </w:p>
    <w:p>
      <w:pPr>
        <w:pStyle w:val="Bibliography"/>
        <w:rPr/>
      </w:pPr>
      <w:bookmarkStart w:id="51" w:name="ref-domingo2020"/>
      <w:r>
        <w:rPr>
          <w:lang w:val="en-GB"/>
        </w:rPr>
        <w:t xml:space="preserve">Domingo, L., Tomassini, R.L., Montalvo, C.I., Sanz-Pérez, D. &amp; Alberdi, M.T. (2020). </w:t>
      </w:r>
      <w:hyperlink r:id="rId21">
        <w:r>
          <w:rPr>
            <w:rStyle w:val="Hyperlink"/>
            <w:lang w:val="en-GB"/>
          </w:rPr>
          <w:t>The Great American Biotic Interchange revisited: a new perspective from the stable isotope record of Argentine Pampas fossil mammals</w:t>
        </w:r>
      </w:hyperlink>
      <w:r>
        <w:rPr>
          <w:lang w:val="en-GB"/>
        </w:rPr>
        <w:t xml:space="preserve">. </w:t>
      </w:r>
      <w:r>
        <w:rPr>
          <w:i/>
          <w:iCs/>
          <w:lang w:val="en-GB"/>
        </w:rPr>
        <w:t>Scientific Reports</w:t>
      </w:r>
      <w:r>
        <w:rPr>
          <w:lang w:val="en-GB"/>
        </w:rPr>
        <w:t>, 10, 1608.</w:t>
      </w:r>
      <w:bookmarkEnd w:id="51"/>
    </w:p>
    <w:p>
      <w:pPr>
        <w:pStyle w:val="Bibliography"/>
        <w:rPr/>
      </w:pPr>
      <w:bookmarkStart w:id="52" w:name="ref-faurby2016"/>
      <w:r>
        <w:rPr>
          <w:lang w:val="en-GB"/>
        </w:rPr>
        <w:t xml:space="preserve">Faurby, S. &amp; Svenning, J.-C. (2016). </w:t>
      </w:r>
      <w:hyperlink r:id="rId22">
        <w:r>
          <w:rPr>
            <w:rStyle w:val="Hyperlink"/>
            <w:lang w:val="en-GB"/>
          </w:rPr>
          <w:t>The asymmetry in the Great American Biotic Interchange in mammals is consistent with differential susceptibility to mammalian predation</w:t>
        </w:r>
      </w:hyperlink>
      <w:r>
        <w:rPr>
          <w:lang w:val="en-GB"/>
        </w:rPr>
        <w:t xml:space="preserve">. </w:t>
      </w:r>
      <w:r>
        <w:rPr>
          <w:i/>
          <w:iCs/>
          <w:lang w:val="en-GB"/>
        </w:rPr>
        <w:t>Global Ecology and Biogeography</w:t>
      </w:r>
      <w:r>
        <w:rPr>
          <w:lang w:val="en-GB"/>
        </w:rPr>
        <w:t>, 25, 1443–1453.</w:t>
      </w:r>
      <w:bookmarkEnd w:id="52"/>
    </w:p>
    <w:p>
      <w:pPr>
        <w:pStyle w:val="Bibliography"/>
        <w:rPr/>
      </w:pPr>
      <w:bookmarkStart w:id="53" w:name="ref-fernández-monescillo2025"/>
      <w:r>
        <w:rPr>
          <w:lang w:val="en-GB"/>
        </w:rPr>
        <w:t xml:space="preserve">Fernández-Monescillo, M., Romero-Lebrón, E., Pesquero, M.D., Haro, A., Rodríguez, P.E., Krapovickas, J., </w:t>
      </w:r>
      <w:r>
        <w:rPr>
          <w:i/>
          <w:iCs/>
          <w:lang w:val="en-GB"/>
        </w:rPr>
        <w:t>et al.</w:t>
      </w:r>
      <w:r>
        <w:rPr>
          <w:lang w:val="en-GB"/>
        </w:rPr>
        <w:t xml:space="preserve"> (2025). </w:t>
      </w:r>
      <w:hyperlink r:id="rId23">
        <w:r>
          <w:rPr>
            <w:rStyle w:val="Hyperlink"/>
            <w:lang w:val="en-GB"/>
          </w:rPr>
          <w:t>Middle Pleistocene revelations: unravelling taphonomic processes in mammals including Mesotherium cristatum (Mesotheriidae, Notoungulata), Corralito Site, Córdoba Province, Argentina</w:t>
        </w:r>
      </w:hyperlink>
      <w:r>
        <w:rPr>
          <w:lang w:val="en-GB"/>
        </w:rPr>
        <w:t xml:space="preserve">. </w:t>
      </w:r>
      <w:r>
        <w:rPr>
          <w:i/>
          <w:iCs/>
          <w:lang w:val="en-GB"/>
        </w:rPr>
        <w:t>Palaeontology</w:t>
      </w:r>
      <w:r>
        <w:rPr>
          <w:lang w:val="en-GB"/>
        </w:rPr>
        <w:t>, 68, e70012.</w:t>
      </w:r>
      <w:bookmarkEnd w:id="53"/>
    </w:p>
    <w:p>
      <w:pPr>
        <w:pStyle w:val="Bibliography"/>
        <w:rPr/>
      </w:pPr>
      <w:bookmarkStart w:id="54" w:name="ref-freitas-oliveira2025"/>
      <w:r>
        <w:rPr>
          <w:lang w:val="en-GB"/>
        </w:rPr>
        <w:t xml:space="preserve">Freitas-Oliveira, R., Lima-Ribeiro, M.S., Mendoza-Rodriguez, V.H. &amp; Terribile, L.C. (2025). </w:t>
      </w:r>
      <w:hyperlink r:id="rId24">
        <w:r>
          <w:rPr>
            <w:rStyle w:val="Hyperlink"/>
            <w:lang w:val="en-GB"/>
          </w:rPr>
          <w:t>Reviewing the Great American Biotic Interchange: Climate change as a trigger for biodiversity dispersal</w:t>
        </w:r>
      </w:hyperlink>
      <w:r>
        <w:rPr>
          <w:lang w:val="en-GB"/>
        </w:rPr>
        <w:t xml:space="preserve">. </w:t>
      </w:r>
      <w:r>
        <w:rPr>
          <w:i/>
          <w:iCs/>
          <w:lang w:val="en-GB"/>
        </w:rPr>
        <w:t>Proceedings of the Royal Society B: Biological Sciences</w:t>
      </w:r>
      <w:r>
        <w:rPr>
          <w:lang w:val="en-GB"/>
        </w:rPr>
        <w:t>, 292, 20251745.</w:t>
      </w:r>
      <w:bookmarkEnd w:id="54"/>
    </w:p>
    <w:p>
      <w:pPr>
        <w:pStyle w:val="Bibliography"/>
        <w:rPr/>
      </w:pPr>
      <w:bookmarkStart w:id="55" w:name="ref-freitas-oliveira2024"/>
      <w:r>
        <w:rPr>
          <w:lang w:val="en-GB"/>
        </w:rPr>
        <w:t xml:space="preserve">Freitas-Oliveira, R., Lima-Ribeiro, M.S. &amp; Terribile, L.C. (2024b). </w:t>
      </w:r>
      <w:hyperlink r:id="rId25">
        <w:r>
          <w:rPr>
            <w:rStyle w:val="Hyperlink"/>
            <w:lang w:val="en-GB"/>
          </w:rPr>
          <w:t>No evidence for niche competition in the extinction of the South American saber-tooth species</w:t>
        </w:r>
      </w:hyperlink>
      <w:r>
        <w:rPr>
          <w:lang w:val="en-GB"/>
        </w:rPr>
        <w:t xml:space="preserve">. </w:t>
      </w:r>
      <w:r>
        <w:rPr>
          <w:i/>
          <w:iCs/>
          <w:lang w:val="en-GB"/>
        </w:rPr>
        <w:t>npj Biodiversity</w:t>
      </w:r>
      <w:r>
        <w:rPr>
          <w:lang w:val="en-GB"/>
        </w:rPr>
        <w:t>, 3, 1–5.</w:t>
      </w:r>
      <w:bookmarkEnd w:id="55"/>
    </w:p>
    <w:p>
      <w:pPr>
        <w:pStyle w:val="Bibliography"/>
        <w:rPr/>
      </w:pPr>
      <w:bookmarkStart w:id="56" w:name="ref-freitas-oliveira_no_2024"/>
      <w:r>
        <w:rPr>
          <w:lang w:val="en-GB"/>
        </w:rPr>
        <w:t xml:space="preserve">Freitas-Oliveira, R., Lima-Ribeiro, M.S. &amp; Terribile, L.C. (2024a). </w:t>
      </w:r>
      <w:hyperlink r:id="rId26">
        <w:r>
          <w:rPr>
            <w:rStyle w:val="Hyperlink"/>
            <w:lang w:val="en-GB"/>
          </w:rPr>
          <w:t>No evidence for niche competition in the extinction of the South American saber-tooth species</w:t>
        </w:r>
      </w:hyperlink>
      <w:r>
        <w:rPr>
          <w:lang w:val="en-GB"/>
        </w:rPr>
        <w:t xml:space="preserve">. </w:t>
      </w:r>
      <w:r>
        <w:rPr>
          <w:i/>
          <w:iCs/>
          <w:lang w:val="en-GB"/>
        </w:rPr>
        <w:t>npj biodiversity</w:t>
      </w:r>
      <w:r>
        <w:rPr>
          <w:lang w:val="en-GB"/>
        </w:rPr>
        <w:t>, 3, 1–5.</w:t>
      </w:r>
      <w:bookmarkEnd w:id="56"/>
    </w:p>
    <w:p>
      <w:pPr>
        <w:pStyle w:val="Bibliography"/>
        <w:rPr>
          <w:ins w:id="362" w:author="Lucas Buffan" w:date="2026-04-20T10:28:00Z"/>
        </w:rPr>
      </w:pPr>
      <w:bookmarkStart w:id="57" w:name="ref-galván2023"/>
      <w:r>
        <w:rPr>
          <w:lang w:val="en-GB"/>
        </w:rPr>
        <w:t xml:space="preserve">Galván, S., Gamboa, S. &amp; Varela, S. (2023). </w:t>
      </w:r>
      <w:hyperlink r:id="rId27">
        <w:r>
          <w:rPr>
            <w:rStyle w:val="Hyperlink"/>
            <w:lang w:val="en-GB"/>
          </w:rPr>
          <w:t>Köppen Geiger climatic classification for R users.</w:t>
        </w:r>
      </w:hyperlink>
      <w:bookmarkEnd w:id="57"/>
    </w:p>
    <w:p>
      <w:pPr>
        <w:pStyle w:val="Bibliography1"/>
        <w:rPr/>
      </w:pPr>
      <w:ins w:id="363" w:author="Lucas Buffan" w:date="2026-04-20T10:28:00Z">
        <w:r>
          <w:rPr>
            <w:rStyle w:val="Hyperlink"/>
            <w:lang w:val="en-GB"/>
          </w:rPr>
          <w:t xml:space="preserve">Gamisch, A. (2019). Oscillayers: A dataset for the study of climatic oscillations over Plio-Pleistocene time-scales at high spatial-temporal resolution. </w:t>
        </w:r>
      </w:ins>
      <w:ins w:id="364" w:author="Lucas Buffan" w:date="2026-04-20T10:28:00Z">
        <w:r>
          <w:rPr>
            <w:rStyle w:val="Hyperlink"/>
            <w:i/>
            <w:lang w:val="en-GB"/>
          </w:rPr>
          <w:t>Glob. Ecol. Biogeogr.</w:t>
        </w:r>
      </w:ins>
      <w:ins w:id="365" w:author="Lucas Buffan" w:date="2026-04-20T10:28:00Z">
        <w:r>
          <w:rPr>
            <w:rStyle w:val="Hyperlink"/>
            <w:lang w:val="en-GB"/>
          </w:rPr>
          <w:t>, 28, 1552–1560.</w:t>
        </w:r>
      </w:ins>
    </w:p>
    <w:p>
      <w:pPr>
        <w:pStyle w:val="Bibliography"/>
        <w:spacing w:before="57" w:after="200"/>
        <w:rPr/>
      </w:pPr>
      <w:bookmarkStart w:id="58" w:name="ref-hagen2023"/>
      <w:r>
        <w:rPr>
          <w:lang w:val="en-GB"/>
        </w:rPr>
        <w:t xml:space="preserve">Hagen, O. (2023). </w:t>
      </w:r>
      <w:hyperlink r:id="rId28">
        <w:r>
          <w:rPr>
            <w:rStyle w:val="Hyperlink"/>
            <w:lang w:val="en-GB"/>
          </w:rPr>
          <w:t>Coupling eco-evolutionary mechanisms with deep-time environmental dynamics to understand biodiversity patterns</w:t>
        </w:r>
      </w:hyperlink>
      <w:r>
        <w:rPr>
          <w:lang w:val="en-GB"/>
        </w:rPr>
        <w:t xml:space="preserve">. </w:t>
      </w:r>
      <w:r>
        <w:rPr>
          <w:i/>
          <w:iCs/>
          <w:lang w:val="en-GB"/>
        </w:rPr>
        <w:t>Ecography</w:t>
      </w:r>
      <w:r>
        <w:rPr>
          <w:lang w:val="en-GB"/>
        </w:rPr>
        <w:t>, 2023, e06132.</w:t>
      </w:r>
      <w:bookmarkEnd w:id="58"/>
    </w:p>
    <w:p>
      <w:pPr>
        <w:pStyle w:val="Bibliography"/>
        <w:spacing w:before="114" w:after="200"/>
        <w:rPr/>
      </w:pPr>
      <w:bookmarkStart w:id="59" w:name="ref-hagen2021"/>
      <w:r>
        <w:rPr>
          <w:lang w:val="en-GB"/>
        </w:rPr>
        <w:t xml:space="preserve">Hagen, O., Flück, B., Fopp, F., Cabral, J.S., Hartig, F., Pontarp, M., </w:t>
      </w:r>
      <w:r>
        <w:rPr>
          <w:i/>
          <w:iCs/>
          <w:lang w:val="en-GB"/>
        </w:rPr>
        <w:t>et al.</w:t>
      </w:r>
      <w:r>
        <w:rPr>
          <w:lang w:val="en-GB"/>
        </w:rPr>
        <w:t xml:space="preserve"> (2021a). </w:t>
      </w:r>
      <w:hyperlink r:id="rId29">
        <w:r>
          <w:rPr>
            <w:rStyle w:val="Hyperlink"/>
            <w:lang w:val="en-GB"/>
          </w:rPr>
          <w:t>gen3sis: A general engine for eco-evolutionary simulations of the processes that shape Earth’s biodiversity</w:t>
        </w:r>
      </w:hyperlink>
      <w:r>
        <w:rPr>
          <w:lang w:val="en-GB"/>
        </w:rPr>
        <w:t xml:space="preserve">. </w:t>
      </w:r>
      <w:r>
        <w:rPr>
          <w:i/>
          <w:iCs/>
          <w:lang w:val="en-GB"/>
        </w:rPr>
        <w:t>PLOS Biology</w:t>
      </w:r>
      <w:r>
        <w:rPr>
          <w:lang w:val="en-GB"/>
        </w:rPr>
        <w:t>, 19, e3001340.</w:t>
      </w:r>
      <w:bookmarkEnd w:id="59"/>
    </w:p>
    <w:p>
      <w:pPr>
        <w:pStyle w:val="Bibliography"/>
        <w:rPr/>
      </w:pPr>
      <w:bookmarkStart w:id="60" w:name="ref-hagen2021b"/>
      <w:r>
        <w:rPr>
          <w:lang w:val="en-GB"/>
        </w:rPr>
        <w:t xml:space="preserve">Hagen, O., Skeels, A., Onstein, R.E., Jetz, W. &amp; Pellissier, L. (2021b). </w:t>
      </w:r>
      <w:hyperlink r:id="rId30">
        <w:r>
          <w:rPr>
            <w:rStyle w:val="Hyperlink"/>
            <w:lang w:val="en-GB"/>
          </w:rPr>
          <w:t>Earth history events shaped the evolution of uneven biodiversity across tropical moist forests</w:t>
        </w:r>
      </w:hyperlink>
      <w:r>
        <w:rPr>
          <w:lang w:val="en-GB"/>
        </w:rPr>
        <w:t xml:space="preserve">. </w:t>
      </w:r>
      <w:r>
        <w:rPr>
          <w:i/>
          <w:iCs/>
          <w:lang w:val="en-GB"/>
        </w:rPr>
        <w:t>Proceedings of the National Academy of Sciences</w:t>
      </w:r>
      <w:r>
        <w:rPr>
          <w:lang w:val="en-GB"/>
        </w:rPr>
        <w:t>, 118, e2026347118.</w:t>
      </w:r>
      <w:bookmarkEnd w:id="60"/>
    </w:p>
    <w:p>
      <w:pPr>
        <w:pStyle w:val="Bibliography"/>
        <w:rPr/>
      </w:pPr>
      <w:bookmarkStart w:id="61" w:name="ref-holden2019"/>
      <w:r>
        <w:rPr>
          <w:lang w:val="en-GB"/>
        </w:rPr>
        <w:t xml:space="preserve">Holden, P.B., Edwards, N.R., Rangel, T.F., Pereira, E.B., Tran, G.T. &amp; Wilkinson, R.D. (2019). </w:t>
      </w:r>
      <w:hyperlink r:id="rId31">
        <w:r>
          <w:rPr>
            <w:rStyle w:val="Hyperlink"/>
            <w:lang w:val="en-GB"/>
          </w:rPr>
          <w:t>PALEO-PGEM v1.0: A statistical emulator of PliocenePleistocene climate</w:t>
        </w:r>
      </w:hyperlink>
      <w:r>
        <w:rPr>
          <w:lang w:val="en-GB"/>
        </w:rPr>
        <w:t xml:space="preserve">. </w:t>
      </w:r>
      <w:r>
        <w:rPr>
          <w:i/>
          <w:iCs/>
          <w:lang w:val="en-GB"/>
        </w:rPr>
        <w:t>Geoscientific Model Development</w:t>
      </w:r>
      <w:r>
        <w:rPr>
          <w:lang w:val="en-GB"/>
        </w:rPr>
        <w:t>, 12, 5137–5155.</w:t>
      </w:r>
      <w:bookmarkEnd w:id="61"/>
    </w:p>
    <w:p>
      <w:pPr>
        <w:pStyle w:val="Bibliography"/>
        <w:rPr/>
      </w:pPr>
      <w:bookmarkStart w:id="62" w:name="ref-jaramillo2018"/>
      <w:r>
        <w:rPr>
          <w:lang w:val="en-GB"/>
        </w:rPr>
        <w:t xml:space="preserve">Jaramillo, C.A. (2018). </w:t>
      </w:r>
      <w:hyperlink r:id="rId32">
        <w:r>
          <w:rPr>
            <w:rStyle w:val="Hyperlink"/>
            <w:lang w:val="en-GB"/>
          </w:rPr>
          <w:t>Evolution of the Isthmus of Panama: Biological, Paleoceanographic and Paleoclimatological Implications</w:t>
        </w:r>
      </w:hyperlink>
      <w:r>
        <w:rPr>
          <w:lang w:val="en-GB"/>
        </w:rPr>
        <w:t>. John Wiley &amp; Sons.</w:t>
      </w:r>
      <w:bookmarkEnd w:id="62"/>
    </w:p>
    <w:p>
      <w:pPr>
        <w:pStyle w:val="Bibliography"/>
        <w:rPr/>
      </w:pPr>
      <w:bookmarkStart w:id="63" w:name="ref-köppen1900"/>
      <w:r>
        <w:rPr>
          <w:lang w:val="en-GB"/>
        </w:rPr>
        <w:t xml:space="preserve">Köppen, W. (1900). </w:t>
      </w:r>
      <w:hyperlink r:id="rId33">
        <w:r>
          <w:rPr>
            <w:rStyle w:val="Hyperlink"/>
            <w:lang w:val="en-GB"/>
          </w:rPr>
          <w:t>Versuch einer Klassifikation der Klimate, vorzugsweise nach ihren Beziehungen zur Pflanzenwelt</w:t>
        </w:r>
      </w:hyperlink>
      <w:r>
        <w:rPr>
          <w:lang w:val="en-GB"/>
        </w:rPr>
        <w:t xml:space="preserve">. </w:t>
      </w:r>
      <w:r>
        <w:rPr>
          <w:i/>
          <w:iCs/>
          <w:lang w:val="en-GB"/>
        </w:rPr>
        <w:t>Geographische Zeitschrift</w:t>
      </w:r>
      <w:r>
        <w:rPr>
          <w:lang w:val="en-GB"/>
        </w:rPr>
        <w:t>, 6, 593–611.</w:t>
      </w:r>
      <w:bookmarkEnd w:id="63"/>
    </w:p>
    <w:p>
      <w:pPr>
        <w:pStyle w:val="Bibliography"/>
        <w:rPr>
          <w:lang w:val="en-GB"/>
        </w:rPr>
      </w:pPr>
      <w:bookmarkStart w:id="64" w:name="ref-lomolino2006"/>
      <w:r>
        <w:rPr>
          <w:lang w:val="en-GB"/>
        </w:rPr>
        <w:t>Lomolino, M.V., Riddle, B.R. &amp; Brown, J.H. (2006). The Geography of Divesification - The Great American Biotic Interchange. Sinauer Associates Inc., US, pp. 406–413.</w:t>
      </w:r>
      <w:bookmarkEnd w:id="64"/>
    </w:p>
    <w:p>
      <w:pPr>
        <w:pStyle w:val="Bibliography"/>
        <w:rPr/>
      </w:pPr>
      <w:bookmarkStart w:id="65" w:name="ref-lorcery2025"/>
      <w:r>
        <w:rPr>
          <w:lang w:val="en-GB"/>
        </w:rPr>
        <w:t xml:space="preserve">Lorcery, M., Husson, L., Salles, T., Lavergne, S., Hagen, O. &amp; Skeels, A. (2025). </w:t>
      </w:r>
      <w:hyperlink r:id="rId34">
        <w:r>
          <w:rPr>
            <w:rStyle w:val="Hyperlink"/>
            <w:lang w:val="en-GB"/>
          </w:rPr>
          <w:t>Deep time evolution of the Latitudinal Diversity Gradient: Insights from mechanistic models</w:t>
        </w:r>
      </w:hyperlink>
      <w:r>
        <w:rPr>
          <w:lang w:val="en-GB"/>
        </w:rPr>
        <w:t xml:space="preserve">. </w:t>
      </w:r>
      <w:r>
        <w:rPr>
          <w:i/>
          <w:iCs/>
          <w:lang w:val="en-GB"/>
        </w:rPr>
        <w:t>PLOS ONE</w:t>
      </w:r>
      <w:r>
        <w:rPr>
          <w:lang w:val="en-GB"/>
        </w:rPr>
        <w:t>, 20, e0332766.</w:t>
      </w:r>
      <w:bookmarkEnd w:id="65"/>
    </w:p>
    <w:p>
      <w:pPr>
        <w:pStyle w:val="Bibliography"/>
        <w:rPr>
          <w:lang w:val="en-GB"/>
        </w:rPr>
      </w:pPr>
      <w:bookmarkStart w:id="66" w:name="ref-macarthur1967"/>
      <w:r>
        <w:rPr>
          <w:lang w:val="en-GB"/>
        </w:rPr>
        <w:t xml:space="preserve">MacArthur, R.H. &amp; Wilson, E.O. (1967). </w:t>
      </w:r>
      <w:r>
        <w:rPr>
          <w:i/>
          <w:iCs/>
          <w:lang w:val="en-GB"/>
        </w:rPr>
        <w:t>The Theory of Island Biogeography</w:t>
      </w:r>
      <w:r>
        <w:rPr>
          <w:lang w:val="en-GB"/>
        </w:rPr>
        <w:t>. Princeton University Press. Princeton, New Jersey.</w:t>
      </w:r>
      <w:bookmarkEnd w:id="66"/>
    </w:p>
    <w:p>
      <w:pPr>
        <w:pStyle w:val="Bibliography"/>
        <w:rPr/>
      </w:pPr>
      <w:bookmarkStart w:id="67" w:name="ref-marsà2025"/>
      <w:r>
        <w:rPr>
          <w:lang w:val="en-GB"/>
        </w:rPr>
        <w:t xml:space="preserve">Marsà, J.A.G., Agnolín, F.L., Angst, D. &amp; Buffetaut, E. (2025). </w:t>
      </w:r>
      <w:hyperlink r:id="rId35">
        <w:r>
          <w:rPr>
            <w:rStyle w:val="Hyperlink"/>
            <w:lang w:val="en-GB"/>
          </w:rPr>
          <w:t>Paleohistological Analysis of “Terror Birds” (Phorusrhacidae, Brontornithidae): Paleobiological Inferences</w:t>
        </w:r>
      </w:hyperlink>
      <w:r>
        <w:rPr>
          <w:lang w:val="en-GB"/>
        </w:rPr>
        <w:t xml:space="preserve">. </w:t>
      </w:r>
      <w:r>
        <w:rPr>
          <w:i/>
          <w:iCs/>
          <w:lang w:val="en-GB"/>
        </w:rPr>
        <w:t>Diversity</w:t>
      </w:r>
      <w:r>
        <w:rPr>
          <w:lang w:val="en-GB"/>
        </w:rPr>
        <w:t>, 17, 153.</w:t>
      </w:r>
      <w:bookmarkEnd w:id="67"/>
    </w:p>
    <w:p>
      <w:pPr>
        <w:pStyle w:val="Bibliography"/>
        <w:rPr>
          <w:lang w:val="en-GB"/>
        </w:rPr>
      </w:pPr>
      <w:bookmarkStart w:id="68" w:name="ref-marshall1990"/>
      <w:r>
        <w:rPr>
          <w:lang w:val="en-GB"/>
        </w:rPr>
        <w:t xml:space="preserve">Marshall, L.G. &amp; Cifelli, R.L. (1990). Analysis of changing diversity patterns in Cenozoic land mammal age faunas, South America. </w:t>
      </w:r>
      <w:r>
        <w:rPr>
          <w:i/>
          <w:iCs/>
          <w:lang w:val="en-GB"/>
        </w:rPr>
        <w:t>Palaeovertebrata</w:t>
      </w:r>
      <w:r>
        <w:rPr>
          <w:lang w:val="en-GB"/>
        </w:rPr>
        <w:t>, 19, 169–210.</w:t>
      </w:r>
      <w:bookmarkEnd w:id="68"/>
    </w:p>
    <w:p>
      <w:pPr>
        <w:pStyle w:val="Bibliography"/>
        <w:rPr/>
      </w:pPr>
      <w:bookmarkStart w:id="69" w:name="ref-marshall1982"/>
      <w:r>
        <w:rPr>
          <w:lang w:val="en-GB"/>
        </w:rPr>
        <w:t xml:space="preserve">Marshall, L.G., Webb, S.D., Sepkoski, J.J. &amp; Raup, D.M. (1982). </w:t>
      </w:r>
      <w:hyperlink r:id="rId36">
        <w:r>
          <w:rPr>
            <w:rStyle w:val="Hyperlink"/>
            <w:lang w:val="en-GB"/>
          </w:rPr>
          <w:t>Mammalian Evolution and the Great American Interchange</w:t>
        </w:r>
      </w:hyperlink>
      <w:r>
        <w:rPr>
          <w:lang w:val="en-GB"/>
        </w:rPr>
        <w:t xml:space="preserve">. </w:t>
      </w:r>
      <w:r>
        <w:rPr>
          <w:i/>
          <w:iCs/>
          <w:lang w:val="en-GB"/>
        </w:rPr>
        <w:t>Science</w:t>
      </w:r>
      <w:r>
        <w:rPr>
          <w:lang w:val="en-GB"/>
        </w:rPr>
        <w:t>, 215, 1351–1357.</w:t>
      </w:r>
      <w:bookmarkEnd w:id="69"/>
    </w:p>
    <w:p>
      <w:pPr>
        <w:pStyle w:val="Bibliography"/>
        <w:rPr/>
      </w:pPr>
      <w:bookmarkStart w:id="70" w:name="ref-montes2015"/>
      <w:r>
        <w:rPr>
          <w:lang w:val="en-GB"/>
        </w:rPr>
        <w:t xml:space="preserve">Montes, C., Cardona, A., Jaramillo, C., Pardo, A., Silva, J.C., Valencia, V., </w:t>
      </w:r>
      <w:r>
        <w:rPr>
          <w:i/>
          <w:iCs/>
          <w:lang w:val="en-GB"/>
        </w:rPr>
        <w:t>et al.</w:t>
      </w:r>
      <w:r>
        <w:rPr>
          <w:lang w:val="en-GB"/>
        </w:rPr>
        <w:t xml:space="preserve"> (2015). </w:t>
      </w:r>
      <w:hyperlink r:id="rId37">
        <w:r>
          <w:rPr>
            <w:rStyle w:val="Hyperlink"/>
            <w:lang w:val="en-GB"/>
          </w:rPr>
          <w:t>Middle Miocene closure of the Central American Seaway</w:t>
        </w:r>
      </w:hyperlink>
      <w:r>
        <w:rPr>
          <w:lang w:val="en-GB"/>
        </w:rPr>
        <w:t xml:space="preserve">. </w:t>
      </w:r>
      <w:r>
        <w:rPr>
          <w:i/>
          <w:iCs/>
          <w:lang w:val="en-GB"/>
        </w:rPr>
        <w:t>Science</w:t>
      </w:r>
      <w:r>
        <w:rPr>
          <w:lang w:val="en-GB"/>
        </w:rPr>
        <w:t>, 348, 226–229.</w:t>
      </w:r>
      <w:bookmarkEnd w:id="70"/>
    </w:p>
    <w:p>
      <w:pPr>
        <w:pStyle w:val="Bibliography"/>
        <w:rPr/>
      </w:pPr>
      <w:bookmarkStart w:id="71" w:name="ref-obrien2023"/>
      <w:r>
        <w:rPr>
          <w:lang w:val="en-GB"/>
        </w:rPr>
        <w:t xml:space="preserve">O’Brien, L. (2023). </w:t>
      </w:r>
      <w:hyperlink r:id="rId38">
        <w:r>
          <w:rPr>
            <w:rStyle w:val="Hyperlink"/>
            <w:i/>
            <w:iCs/>
            <w:lang w:val="en-GB"/>
          </w:rPr>
          <w:t>h3jsr: Access Uber’s H3 Library</w:t>
        </w:r>
      </w:hyperlink>
      <w:r>
        <w:rPr>
          <w:lang w:val="en-GB"/>
        </w:rPr>
        <w:t>.</w:t>
      </w:r>
      <w:bookmarkEnd w:id="71"/>
    </w:p>
    <w:p>
      <w:pPr>
        <w:pStyle w:val="Bibliography"/>
        <w:rPr/>
      </w:pPr>
      <w:bookmarkStart w:id="72" w:name="ref-odea2016"/>
      <w:r>
        <w:rPr>
          <w:lang w:val="en-GB"/>
        </w:rPr>
        <w:t xml:space="preserve">O’Dea, A., Lessios, H.A., Coates, A.G., Eytan, R.I., Restrepo-Moreno, S.A., Cione, A.L., </w:t>
      </w:r>
      <w:r>
        <w:rPr>
          <w:i/>
          <w:iCs/>
          <w:lang w:val="en-GB"/>
        </w:rPr>
        <w:t>et al.</w:t>
      </w:r>
      <w:r>
        <w:rPr>
          <w:lang w:val="en-GB"/>
        </w:rPr>
        <w:t xml:space="preserve"> (2016). </w:t>
      </w:r>
      <w:hyperlink r:id="rId39">
        <w:r>
          <w:rPr>
            <w:rStyle w:val="Hyperlink"/>
            <w:lang w:val="en-GB"/>
          </w:rPr>
          <w:t>Formation of the Isthmus of Panama</w:t>
        </w:r>
      </w:hyperlink>
      <w:r>
        <w:rPr>
          <w:lang w:val="en-GB"/>
        </w:rPr>
        <w:t xml:space="preserve">. </w:t>
      </w:r>
      <w:r>
        <w:rPr>
          <w:i/>
          <w:iCs/>
          <w:lang w:val="en-GB"/>
        </w:rPr>
        <w:t>Science Advances</w:t>
      </w:r>
      <w:r>
        <w:rPr>
          <w:lang w:val="en-GB"/>
        </w:rPr>
        <w:t>, 2, e1600883.</w:t>
      </w:r>
      <w:bookmarkEnd w:id="72"/>
    </w:p>
    <w:p>
      <w:pPr>
        <w:pStyle w:val="Bibliography"/>
        <w:rPr/>
      </w:pPr>
      <w:bookmarkStart w:id="73" w:name="ref-pérez-escobar2019"/>
      <w:r>
        <w:rPr>
          <w:lang w:val="en-GB"/>
        </w:rPr>
        <w:t xml:space="preserve">Pérez-Escobar, O.A., Lucas, E., Jaramillo, C., Monro, A., Morris, S.K., Bogarín, D., </w:t>
      </w:r>
      <w:r>
        <w:rPr>
          <w:i/>
          <w:iCs/>
          <w:lang w:val="en-GB"/>
        </w:rPr>
        <w:t>et al.</w:t>
      </w:r>
      <w:r>
        <w:rPr>
          <w:lang w:val="en-GB"/>
        </w:rPr>
        <w:t xml:space="preserve"> (2019). </w:t>
      </w:r>
      <w:hyperlink r:id="rId40">
        <w:r>
          <w:rPr>
            <w:rStyle w:val="Hyperlink"/>
            <w:lang w:val="en-GB"/>
          </w:rPr>
          <w:t>The Origin and Diversification of the Hyperdiverse Flora in the Chocó Biogeographic Region</w:t>
        </w:r>
      </w:hyperlink>
      <w:r>
        <w:rPr>
          <w:lang w:val="en-GB"/>
        </w:rPr>
        <w:t xml:space="preserve">. </w:t>
      </w:r>
      <w:r>
        <w:rPr>
          <w:i/>
          <w:iCs/>
          <w:lang w:val="en-GB"/>
        </w:rPr>
        <w:t>Frontiers in Plant Science</w:t>
      </w:r>
      <w:r>
        <w:rPr>
          <w:lang w:val="en-GB"/>
        </w:rPr>
        <w:t>, 10.</w:t>
      </w:r>
      <w:bookmarkEnd w:id="73"/>
    </w:p>
    <w:p>
      <w:pPr>
        <w:pStyle w:val="Bibliography"/>
        <w:rPr/>
      </w:pPr>
      <w:bookmarkStart w:id="74" w:name="ref-pilowsky2022"/>
      <w:r>
        <w:rPr>
          <w:lang w:val="en-GB"/>
        </w:rPr>
        <w:t xml:space="preserve">Pilowsky, J.A., Colwell, R.K., Rahbek, C. &amp; Fordham, D.A. (2022). </w:t>
      </w:r>
      <w:hyperlink r:id="rId41">
        <w:r>
          <w:rPr>
            <w:rStyle w:val="Hyperlink"/>
            <w:lang w:val="en-GB"/>
          </w:rPr>
          <w:t>Process-explicit models reveal the structure and dynamics of biodiversity patterns</w:t>
        </w:r>
      </w:hyperlink>
      <w:r>
        <w:rPr>
          <w:lang w:val="en-GB"/>
        </w:rPr>
        <w:t xml:space="preserve">. </w:t>
      </w:r>
      <w:r>
        <w:rPr>
          <w:i/>
          <w:iCs/>
          <w:lang w:val="en-GB"/>
        </w:rPr>
        <w:t>Science Advances</w:t>
      </w:r>
      <w:r>
        <w:rPr>
          <w:lang w:val="en-GB"/>
        </w:rPr>
        <w:t>, 8, eabj2271.</w:t>
      </w:r>
      <w:bookmarkEnd w:id="74"/>
    </w:p>
    <w:p>
      <w:pPr>
        <w:pStyle w:val="Bibliography"/>
        <w:rPr/>
      </w:pPr>
      <w:bookmarkStart w:id="75" w:name="ref-prevosti2013"/>
      <w:r>
        <w:rPr>
          <w:lang w:val="en-GB"/>
        </w:rPr>
        <w:t xml:space="preserve">Prevosti, F.J., Forasiepi, A. &amp; Zimicz, N. (2013). </w:t>
      </w:r>
      <w:hyperlink r:id="rId42">
        <w:r>
          <w:rPr>
            <w:rStyle w:val="Hyperlink"/>
            <w:lang w:val="en-GB"/>
          </w:rPr>
          <w:t>The Evolution of the Cenozoic Terrestrial Mammalian Predator Guild in South America: Competition or Replacement?</w:t>
        </w:r>
      </w:hyperlink>
      <w:r>
        <w:rPr>
          <w:lang w:val="en-GB"/>
        </w:rPr>
        <w:t xml:space="preserve"> </w:t>
      </w:r>
      <w:r>
        <w:rPr>
          <w:i/>
          <w:iCs/>
          <w:lang w:val="en-GB"/>
        </w:rPr>
        <w:t>Journal of Mammalian Evolution</w:t>
      </w:r>
      <w:r>
        <w:rPr>
          <w:lang w:val="en-GB"/>
        </w:rPr>
        <w:t>, 20, 3–21.</w:t>
      </w:r>
      <w:bookmarkEnd w:id="75"/>
    </w:p>
    <w:p>
      <w:pPr>
        <w:pStyle w:val="Bibliography"/>
        <w:rPr/>
      </w:pPr>
      <w:bookmarkStart w:id="76" w:name="ref-raven2020"/>
      <w:r>
        <w:rPr>
          <w:lang w:val="en-GB"/>
        </w:rPr>
        <w:t xml:space="preserve">Raven, P.H., Gereau, R.E., Phillipson, P.B., Chatelain, C., Jenkins, C.N. &amp; Ulloa Ulloa, C. (2020). </w:t>
      </w:r>
      <w:hyperlink r:id="rId43">
        <w:r>
          <w:rPr>
            <w:rStyle w:val="Hyperlink"/>
            <w:lang w:val="en-GB"/>
          </w:rPr>
          <w:t>The distribution of biodiversity richness in the tropics</w:t>
        </w:r>
      </w:hyperlink>
      <w:r>
        <w:rPr>
          <w:lang w:val="en-GB"/>
        </w:rPr>
        <w:t xml:space="preserve">. </w:t>
      </w:r>
      <w:r>
        <w:rPr>
          <w:i/>
          <w:iCs/>
          <w:lang w:val="en-GB"/>
        </w:rPr>
        <w:t>Science Advances</w:t>
      </w:r>
      <w:r>
        <w:rPr>
          <w:lang w:val="en-GB"/>
        </w:rPr>
        <w:t>, 6, eabc6228.</w:t>
      </w:r>
      <w:bookmarkEnd w:id="76"/>
    </w:p>
    <w:p>
      <w:pPr>
        <w:pStyle w:val="Bibliography"/>
        <w:rPr>
          <w:lang w:val="en-GB"/>
        </w:rPr>
      </w:pPr>
      <w:bookmarkStart w:id="77" w:name="ref-simpson1980"/>
      <w:r>
        <w:rPr>
          <w:lang w:val="en-GB"/>
        </w:rPr>
        <w:t xml:space="preserve">Simpson, G.G. (1980). </w:t>
      </w:r>
      <w:r>
        <w:rPr>
          <w:i/>
          <w:iCs/>
          <w:lang w:val="en-GB"/>
        </w:rPr>
        <w:t>Splendid isolation : The Curious History of South American Mammals</w:t>
      </w:r>
      <w:r>
        <w:rPr>
          <w:lang w:val="en-GB"/>
        </w:rPr>
        <w:t>. Yale University Press, New Haven.</w:t>
      </w:r>
      <w:bookmarkEnd w:id="77"/>
    </w:p>
    <w:p>
      <w:pPr>
        <w:pStyle w:val="Bibliography"/>
        <w:rPr/>
      </w:pPr>
      <w:bookmarkStart w:id="78" w:name="ref-skeels2023"/>
      <w:r>
        <w:rPr>
          <w:lang w:val="en-GB"/>
        </w:rPr>
        <w:t xml:space="preserve">Skeels, A., Bach, W., Hagen, O., Jetz, W. &amp; Pellissier, L. (2023a). </w:t>
      </w:r>
      <w:hyperlink r:id="rId44">
        <w:r>
          <w:rPr>
            <w:rStyle w:val="Hyperlink"/>
            <w:lang w:val="en-GB"/>
          </w:rPr>
          <w:t>Temperature-Dependent Evolutionary Speed Shapes the Evolution of Biodiversity Patterns Across Tetrapod Radiations</w:t>
        </w:r>
      </w:hyperlink>
      <w:r>
        <w:rPr>
          <w:lang w:val="en-GB"/>
        </w:rPr>
        <w:t xml:space="preserve">. </w:t>
      </w:r>
      <w:r>
        <w:rPr>
          <w:i/>
          <w:iCs/>
          <w:lang w:val="en-GB"/>
        </w:rPr>
        <w:t>Systematic Biology</w:t>
      </w:r>
      <w:r>
        <w:rPr>
          <w:lang w:val="en-GB"/>
        </w:rPr>
        <w:t>, 72, 341–356.</w:t>
      </w:r>
      <w:bookmarkEnd w:id="78"/>
    </w:p>
    <w:p>
      <w:pPr>
        <w:pStyle w:val="Bibliography"/>
        <w:rPr/>
      </w:pPr>
      <w:bookmarkStart w:id="79" w:name="ref-skeels2023b"/>
      <w:r>
        <w:rPr>
          <w:lang w:val="en-GB"/>
        </w:rPr>
        <w:t xml:space="preserve">Skeels, A., Boschman, L.M., McFadden, I.R., Joyce, E.M., Hagen, O., Jiménez Robles, O., </w:t>
      </w:r>
      <w:r>
        <w:rPr>
          <w:i/>
          <w:iCs/>
          <w:lang w:val="en-GB"/>
        </w:rPr>
        <w:t>et al.</w:t>
      </w:r>
      <w:r>
        <w:rPr>
          <w:lang w:val="en-GB"/>
        </w:rPr>
        <w:t xml:space="preserve"> (2023b). </w:t>
      </w:r>
      <w:hyperlink r:id="rId45">
        <w:r>
          <w:rPr>
            <w:rStyle w:val="Hyperlink"/>
            <w:lang w:val="en-GB"/>
          </w:rPr>
          <w:t>Paleoenvironments shaped the exchange of terrestrial vertebrates across Wallace’s Line</w:t>
        </w:r>
      </w:hyperlink>
      <w:r>
        <w:rPr>
          <w:lang w:val="en-GB"/>
        </w:rPr>
        <w:t xml:space="preserve">. </w:t>
      </w:r>
      <w:r>
        <w:rPr>
          <w:i/>
          <w:iCs/>
          <w:lang w:val="en-GB"/>
        </w:rPr>
        <w:t>Science</w:t>
      </w:r>
      <w:r>
        <w:rPr>
          <w:lang w:val="en-GB"/>
        </w:rPr>
        <w:t>, 381, 86–92.</w:t>
      </w:r>
      <w:bookmarkEnd w:id="79"/>
    </w:p>
    <w:p>
      <w:pPr>
        <w:pStyle w:val="Bibliography"/>
        <w:rPr/>
      </w:pPr>
      <w:bookmarkStart w:id="80" w:name="ref-smith2012"/>
      <w:r>
        <w:rPr>
          <w:lang w:val="en-GB"/>
        </w:rPr>
        <w:t xml:space="preserve">Smith, B.T., Bryson Jr., R.W., Houston, D.D. &amp; Klicka, J. (2012). </w:t>
      </w:r>
      <w:hyperlink r:id="rId46">
        <w:r>
          <w:rPr>
            <w:rStyle w:val="Hyperlink"/>
            <w:lang w:val="en-GB"/>
          </w:rPr>
          <w:t>An asymmetry in niche conservatism contributes to the latitudinal species diversity gradient in New World vertebrates</w:t>
        </w:r>
      </w:hyperlink>
      <w:r>
        <w:rPr>
          <w:lang w:val="en-GB"/>
        </w:rPr>
        <w:t xml:space="preserve">. </w:t>
      </w:r>
      <w:r>
        <w:rPr>
          <w:i/>
          <w:iCs/>
          <w:lang w:val="en-GB"/>
        </w:rPr>
        <w:t>Ecology Letters</w:t>
      </w:r>
      <w:r>
        <w:rPr>
          <w:lang w:val="en-GB"/>
        </w:rPr>
        <w:t>, 15, 1318–1325.</w:t>
      </w:r>
      <w:bookmarkEnd w:id="80"/>
    </w:p>
    <w:p>
      <w:pPr>
        <w:pStyle w:val="Bibliography"/>
        <w:rPr/>
      </w:pPr>
      <w:bookmarkStart w:id="81" w:name="ref-smith2010"/>
      <w:r>
        <w:rPr>
          <w:lang w:val="en-GB"/>
        </w:rPr>
        <w:t xml:space="preserve">Smith, B.T. &amp; Klicka, J. (2010). </w:t>
      </w:r>
      <w:hyperlink r:id="rId47">
        <w:r>
          <w:rPr>
            <w:rStyle w:val="Hyperlink"/>
            <w:lang w:val="en-GB"/>
          </w:rPr>
          <w:t>The profound influence of the Late Pliocene Panamanian uplift on the exchange, diversification, and distribution of New World birds</w:t>
        </w:r>
      </w:hyperlink>
      <w:r>
        <w:rPr>
          <w:lang w:val="en-GB"/>
        </w:rPr>
        <w:t xml:space="preserve">. </w:t>
      </w:r>
      <w:r>
        <w:rPr>
          <w:i/>
          <w:iCs/>
          <w:lang w:val="en-GB"/>
        </w:rPr>
        <w:t>Ecography</w:t>
      </w:r>
      <w:r>
        <w:rPr>
          <w:lang w:val="en-GB"/>
        </w:rPr>
        <w:t>, 33, 333–342.</w:t>
      </w:r>
      <w:bookmarkEnd w:id="81"/>
    </w:p>
    <w:p>
      <w:pPr>
        <w:pStyle w:val="Bibliography"/>
        <w:rPr/>
      </w:pPr>
      <w:bookmarkStart w:id="82" w:name="ref-stehli_great_1985"/>
      <w:r>
        <w:rPr>
          <w:lang w:val="en-GB"/>
        </w:rPr>
        <w:t xml:space="preserve">Stehli, F.G. &amp; Webb, S.D. (Eds.). (1985). </w:t>
      </w:r>
      <w:hyperlink r:id="rId48">
        <w:r>
          <w:rPr>
            <w:rStyle w:val="Hyperlink"/>
            <w:i/>
            <w:iCs/>
            <w:lang w:val="en-GB"/>
          </w:rPr>
          <w:t>The Great American Biotic Interchange</w:t>
        </w:r>
      </w:hyperlink>
      <w:r>
        <w:rPr>
          <w:lang w:val="en-GB"/>
        </w:rPr>
        <w:t>. Topics in geobiology. Plenum Press. Springer US, Boston, MA.</w:t>
      </w:r>
      <w:bookmarkEnd w:id="82"/>
    </w:p>
    <w:p>
      <w:pPr>
        <w:pStyle w:val="Bibliography"/>
        <w:rPr/>
      </w:pPr>
      <w:bookmarkStart w:id="83" w:name="ref-tarquini2022"/>
      <w:r>
        <w:rPr>
          <w:lang w:val="en-GB"/>
        </w:rPr>
        <w:t xml:space="preserve">Tarquini, S.D., Ladevèze, S. &amp; Prevosti, F.J. (2022). </w:t>
      </w:r>
      <w:hyperlink r:id="rId49">
        <w:r>
          <w:rPr>
            <w:rStyle w:val="Hyperlink"/>
            <w:lang w:val="en-GB"/>
          </w:rPr>
          <w:t>The multicausal twilight of South American native mammalian predators (Metatheria, Sparassodonta)</w:t>
        </w:r>
      </w:hyperlink>
      <w:r>
        <w:rPr>
          <w:lang w:val="en-GB"/>
        </w:rPr>
        <w:t xml:space="preserve">. </w:t>
      </w:r>
      <w:r>
        <w:rPr>
          <w:i/>
          <w:iCs/>
          <w:lang w:val="en-GB"/>
        </w:rPr>
        <w:t>Scientific Reports</w:t>
      </w:r>
      <w:r>
        <w:rPr>
          <w:lang w:val="en-GB"/>
        </w:rPr>
        <w:t>, 12, 1224.</w:t>
      </w:r>
      <w:bookmarkEnd w:id="83"/>
    </w:p>
    <w:p>
      <w:pPr>
        <w:pStyle w:val="Bibliography"/>
        <w:rPr/>
      </w:pPr>
      <w:bookmarkStart w:id="84" w:name="ref-tedford2004"/>
      <w:r>
        <w:rPr>
          <w:lang w:val="en-GB"/>
        </w:rPr>
        <w:t xml:space="preserve">Tedford, R.H., Albright, L.B., Barnosky, A.D., Ferrusquia-Villafranca, I., Hunt, R.M., Storer, J.E., </w:t>
      </w:r>
      <w:r>
        <w:rPr>
          <w:i/>
          <w:iCs/>
          <w:lang w:val="en-GB"/>
        </w:rPr>
        <w:t>et al.</w:t>
      </w:r>
      <w:r>
        <w:rPr>
          <w:lang w:val="en-GB"/>
        </w:rPr>
        <w:t xml:space="preserve"> (2004). </w:t>
      </w:r>
      <w:hyperlink r:id="rId50">
        <w:r>
          <w:rPr>
            <w:rStyle w:val="Hyperlink"/>
            <w:lang w:val="en-GB"/>
          </w:rPr>
          <w:t>6. Mammalian Biochronology of the Arikareean Through Hemphillian Interval (Late Oligocene Through Early Pliocene Epochs)</w:t>
        </w:r>
      </w:hyperlink>
      <w:r>
        <w:rPr>
          <w:lang w:val="en-GB"/>
        </w:rPr>
        <w:t>. In: (ed. Woodburne, M.O.). Columbia University Press, pp. 169–231.</w:t>
      </w:r>
      <w:bookmarkEnd w:id="84"/>
    </w:p>
    <w:p>
      <w:pPr>
        <w:pStyle w:val="Bibliography"/>
        <w:rPr/>
      </w:pPr>
      <w:bookmarkStart w:id="85" w:name="ref-ugarte2025"/>
      <w:r>
        <w:rPr>
          <w:lang w:val="en-GB"/>
        </w:rPr>
        <w:t xml:space="preserve">Ugarte, P.D. de S., Nascimento, J.C.S. &amp; Pires, M.M. (2025). </w:t>
      </w:r>
      <w:hyperlink r:id="rId51">
        <w:r>
          <w:rPr>
            <w:rStyle w:val="Hyperlink"/>
            <w:lang w:val="en-GB"/>
          </w:rPr>
          <w:t>Spatiotemporal variability in the South American mammalian fossil record and its impact on macroevolutionary inference</w:t>
        </w:r>
      </w:hyperlink>
      <w:r>
        <w:rPr>
          <w:lang w:val="en-GB"/>
        </w:rPr>
        <w:t xml:space="preserve">. </w:t>
      </w:r>
      <w:r>
        <w:rPr>
          <w:i/>
          <w:iCs/>
          <w:lang w:val="en-GB"/>
        </w:rPr>
        <w:t>Frontiers in Mammal Science</w:t>
      </w:r>
      <w:r>
        <w:rPr>
          <w:lang w:val="en-GB"/>
        </w:rPr>
        <w:t>, 3.</w:t>
      </w:r>
      <w:bookmarkEnd w:id="85"/>
    </w:p>
    <w:p>
      <w:pPr>
        <w:pStyle w:val="Bibliography"/>
        <w:rPr/>
      </w:pPr>
      <w:bookmarkStart w:id="86" w:name="ref-verzi2008"/>
      <w:r>
        <w:rPr>
          <w:lang w:val="en-GB"/>
        </w:rPr>
        <w:t xml:space="preserve">Verzi, D.H., Montalvo, C.I. &amp; Deschamps, C.M. (2008). </w:t>
      </w:r>
      <w:hyperlink r:id="rId52">
        <w:r>
          <w:rPr>
            <w:rStyle w:val="Hyperlink"/>
            <w:lang w:val="en-GB"/>
          </w:rPr>
          <w:t>Biostratigraphy and biochronology of the Late Miocene of central Argentina: Evidence from rodents and taphonomy</w:t>
        </w:r>
      </w:hyperlink>
      <w:r>
        <w:rPr>
          <w:lang w:val="en-GB"/>
        </w:rPr>
        <w:t xml:space="preserve">. </w:t>
      </w:r>
      <w:r>
        <w:rPr>
          <w:i/>
          <w:iCs/>
          <w:lang w:val="en-GB"/>
        </w:rPr>
        <w:t>Geobios</w:t>
      </w:r>
      <w:r>
        <w:rPr>
          <w:lang w:val="en-GB"/>
        </w:rPr>
        <w:t>, Taphonomy, the understanding of fossilization processes in paleontology and archeology, 41, 145–155.</w:t>
      </w:r>
      <w:bookmarkEnd w:id="86"/>
    </w:p>
    <w:p>
      <w:pPr>
        <w:pStyle w:val="Bibliography"/>
        <w:rPr/>
      </w:pPr>
      <w:bookmarkStart w:id="87" w:name="ref-vrba1992"/>
      <w:r>
        <w:rPr>
          <w:lang w:val="en-GB"/>
        </w:rPr>
        <w:t xml:space="preserve">Vrba, E.S. (1992). </w:t>
      </w:r>
      <w:hyperlink r:id="rId53">
        <w:r>
          <w:rPr>
            <w:rStyle w:val="Hyperlink"/>
            <w:lang w:val="en-GB"/>
          </w:rPr>
          <w:t>Mammals as a Key to Evolutionary Theory</w:t>
        </w:r>
      </w:hyperlink>
      <w:r>
        <w:rPr>
          <w:lang w:val="en-GB"/>
        </w:rPr>
        <w:t xml:space="preserve">. </w:t>
      </w:r>
      <w:r>
        <w:rPr>
          <w:i/>
          <w:iCs/>
          <w:lang w:val="en-GB"/>
        </w:rPr>
        <w:t>Journal of Mammalogy</w:t>
      </w:r>
      <w:r>
        <w:rPr>
          <w:lang w:val="en-GB"/>
        </w:rPr>
        <w:t>, 73, 1–28.</w:t>
      </w:r>
      <w:bookmarkEnd w:id="87"/>
    </w:p>
    <w:p>
      <w:pPr>
        <w:pStyle w:val="Bibliography"/>
        <w:rPr>
          <w:lang w:val="en-GB"/>
        </w:rPr>
      </w:pPr>
      <w:bookmarkStart w:id="88" w:name="ref-wallace1878"/>
      <w:r>
        <w:rPr>
          <w:lang w:val="en-GB"/>
        </w:rPr>
        <w:t xml:space="preserve">Wallace, A.R. (1878). </w:t>
      </w:r>
      <w:r>
        <w:rPr>
          <w:i/>
          <w:iCs/>
          <w:lang w:val="en-GB"/>
        </w:rPr>
        <w:t>Tropical Nature, and Other Essays</w:t>
      </w:r>
      <w:r>
        <w:rPr>
          <w:lang w:val="en-GB"/>
        </w:rPr>
        <w:t>. Macmillan; Company.</w:t>
      </w:r>
      <w:bookmarkEnd w:id="88"/>
    </w:p>
    <w:p>
      <w:pPr>
        <w:pStyle w:val="Bibliography"/>
        <w:rPr/>
      </w:pPr>
      <w:bookmarkStart w:id="89" w:name="ref-webb1976"/>
      <w:r>
        <w:rPr>
          <w:lang w:val="en-GB"/>
        </w:rPr>
        <w:t xml:space="preserve">Webb, S.D. (1976). </w:t>
      </w:r>
      <w:hyperlink r:id="rId54">
        <w:r>
          <w:rPr>
            <w:rStyle w:val="Hyperlink"/>
            <w:lang w:val="en-GB"/>
          </w:rPr>
          <w:t>Mammalian Faunal Dynamics of the Great American Interchange</w:t>
        </w:r>
      </w:hyperlink>
      <w:r>
        <w:rPr>
          <w:lang w:val="en-GB"/>
        </w:rPr>
        <w:t xml:space="preserve">. </w:t>
      </w:r>
      <w:r>
        <w:rPr>
          <w:i/>
          <w:iCs/>
          <w:lang w:val="en-GB"/>
        </w:rPr>
        <w:t>Paleobiology</w:t>
      </w:r>
      <w:r>
        <w:rPr>
          <w:lang w:val="en-GB"/>
        </w:rPr>
        <w:t>, 2, 220–234.</w:t>
      </w:r>
      <w:bookmarkEnd w:id="89"/>
    </w:p>
    <w:p>
      <w:pPr>
        <w:pStyle w:val="Bibliography"/>
        <w:rPr>
          <w:ins w:id="366" w:author="Lucas Buffan" w:date="2026-04-19T22:36:00Z"/>
        </w:rPr>
      </w:pPr>
      <w:bookmarkStart w:id="90" w:name="ref-webb1991"/>
      <w:r>
        <w:rPr>
          <w:lang w:val="en-GB"/>
        </w:rPr>
        <w:t xml:space="preserve">Webb, S.D. (1991). </w:t>
      </w:r>
      <w:hyperlink r:id="rId55">
        <w:r>
          <w:rPr>
            <w:rStyle w:val="Hyperlink"/>
            <w:lang w:val="en-GB"/>
          </w:rPr>
          <w:t>Ecogeography and the Great American Interchange</w:t>
        </w:r>
      </w:hyperlink>
      <w:r>
        <w:rPr>
          <w:lang w:val="en-GB"/>
        </w:rPr>
        <w:t xml:space="preserve">. </w:t>
      </w:r>
      <w:r>
        <w:rPr>
          <w:i/>
          <w:iCs/>
          <w:lang w:val="en-GB"/>
        </w:rPr>
        <w:t>Paleobiology</w:t>
      </w:r>
      <w:r>
        <w:rPr>
          <w:lang w:val="en-GB"/>
        </w:rPr>
        <w:t>, 17, 266–280.</w:t>
      </w:r>
      <w:bookmarkEnd w:id="90"/>
    </w:p>
    <w:p>
      <w:pPr>
        <w:pStyle w:val="Bibliography1"/>
        <w:spacing w:before="57" w:after="57"/>
        <w:rPr/>
      </w:pPr>
      <w:ins w:id="367" w:author="Lucas Buffan" w:date="2026-04-19T22:36:00Z">
        <w:r>
          <w:rPr>
            <w:lang w:val="en-GB"/>
          </w:rPr>
          <w:t xml:space="preserve">Webb, S.D. &amp; Perrigo, S.C. (1984). Late Cenozoic Vertebrates from Honduras and El Salvador. </w:t>
        </w:r>
      </w:ins>
      <w:ins w:id="368" w:author="Lucas Buffan" w:date="2026-04-19T22:36:00Z">
        <w:r>
          <w:rPr>
            <w:i/>
            <w:lang w:val="en-GB"/>
          </w:rPr>
          <w:t>J. Vertebr. Paleontol.</w:t>
        </w:r>
      </w:ins>
      <w:ins w:id="369" w:author="Lucas Buffan" w:date="2026-04-19T22:36:00Z">
        <w:r>
          <w:rPr>
            <w:lang w:val="en-GB"/>
          </w:rPr>
          <w:t>, 4, 237–254.</w:t>
        </w:r>
      </w:ins>
    </w:p>
    <w:p>
      <w:pPr>
        <w:pStyle w:val="Bibliography"/>
        <w:rPr/>
      </w:pPr>
      <w:bookmarkStart w:id="91" w:name="ref-weir2009"/>
      <w:r>
        <w:rPr>
          <w:lang w:val="en-GB"/>
        </w:rPr>
        <w:t xml:space="preserve">Weir, J.T., Bermingham, E. &amp; Schluter, D. (2009). </w:t>
      </w:r>
      <w:hyperlink r:id="rId56">
        <w:r>
          <w:rPr>
            <w:rStyle w:val="Hyperlink"/>
            <w:lang w:val="en-GB"/>
          </w:rPr>
          <w:t>The Great American Biotic Interchange in birds</w:t>
        </w:r>
      </w:hyperlink>
      <w:r>
        <w:rPr>
          <w:lang w:val="en-GB"/>
        </w:rPr>
        <w:t xml:space="preserve">. </w:t>
      </w:r>
      <w:r>
        <w:rPr>
          <w:i/>
          <w:iCs/>
          <w:lang w:val="en-GB"/>
        </w:rPr>
        <w:t>Proceedings of the National Academy of Sciences</w:t>
      </w:r>
      <w:r>
        <w:rPr>
          <w:lang w:val="en-GB"/>
        </w:rPr>
        <w:t>, 106, 21737–21742.</w:t>
      </w:r>
      <w:bookmarkEnd w:id="91"/>
    </w:p>
    <w:p>
      <w:pPr>
        <w:pStyle w:val="Bibliography"/>
        <w:rPr/>
      </w:pPr>
      <w:bookmarkStart w:id="92" w:name="ref-wiens2004"/>
      <w:r>
        <w:rPr>
          <w:lang w:val="en-GB"/>
        </w:rPr>
        <w:t xml:space="preserve">Wiens, J.J. &amp; Donoghue, M.J. (2004). </w:t>
      </w:r>
      <w:hyperlink r:id="rId57">
        <w:r>
          <w:rPr>
            <w:rStyle w:val="Hyperlink"/>
            <w:lang w:val="en-GB"/>
          </w:rPr>
          <w:t>Historical biogeography, ecology and species richness</w:t>
        </w:r>
      </w:hyperlink>
      <w:r>
        <w:rPr>
          <w:lang w:val="en-GB"/>
        </w:rPr>
        <w:t xml:space="preserve">. </w:t>
      </w:r>
      <w:r>
        <w:rPr>
          <w:i/>
          <w:iCs/>
          <w:lang w:val="en-GB"/>
        </w:rPr>
        <w:t>Trends in Ecology &amp; Evolution</w:t>
      </w:r>
      <w:r>
        <w:rPr>
          <w:lang w:val="en-GB"/>
        </w:rPr>
        <w:t>, 19, 639–644.</w:t>
      </w:r>
      <w:bookmarkEnd w:id="92"/>
    </w:p>
    <w:p>
      <w:pPr>
        <w:pStyle w:val="Bibliography"/>
        <w:spacing w:before="0" w:after="200"/>
        <w:rPr/>
      </w:pPr>
      <w:bookmarkStart w:id="93" w:name="ref-woodburne2010"/>
      <w:r>
        <w:rPr>
          <w:lang w:val="en-GB"/>
        </w:rPr>
        <w:t xml:space="preserve">Woodburne, M.O. (2010). </w:t>
      </w:r>
      <w:hyperlink r:id="rId58">
        <w:r>
          <w:rPr>
            <w:rStyle w:val="Hyperlink"/>
            <w:lang w:val="en-GB"/>
          </w:rPr>
          <w:t>The Great American Biotic Interchange: Dispersals, Tectonics, Climate, Sea Level and Holding Pens</w:t>
        </w:r>
      </w:hyperlink>
      <w:r>
        <w:rPr>
          <w:lang w:val="en-GB"/>
        </w:rPr>
        <w:t xml:space="preserve">. </w:t>
      </w:r>
      <w:r>
        <w:rPr>
          <w:i/>
          <w:iCs/>
          <w:lang w:val="en-GB"/>
        </w:rPr>
        <w:t>Journal of Mammalian Evolution</w:t>
      </w:r>
      <w:r>
        <w:rPr>
          <w:lang w:val="en-GB"/>
        </w:rPr>
        <w:t>, 17, 245–264.</w:t>
      </w:r>
      <w:bookmarkEnd w:id="36"/>
      <w:bookmarkEnd w:id="37"/>
      <w:bookmarkEnd w:id="93"/>
    </w:p>
    <w:sectPr>
      <w:type w:val="nextPage"/>
      <w:pgSz w:w="12240" w:h="15840"/>
      <w:pgMar w:left="1440" w:right="1440" w:gutter="0" w:header="0" w:top="1440" w:footer="0" w:bottom="1440"/>
      <w:lnNumType w:countBy="1" w:restart="continuous" w:distance="283"/>
      <w:pgNumType w:fmt="decimal"/>
      <w:formProt w:val="false"/>
      <w:textDirection w:val="lrTb"/>
      <w:docGrid w:type="default" w:linePitch="326"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Phil Holden" w:date="2026-05-07T14:33:00Z" w:initials="PH">
    <w:p w14:paraId="01000000">
      <w:pPr>
        <w:overflowPunct w:val="false"/>
        <w:spacing w:before="0" w:after="0"/>
        <w:rPr/>
      </w:pPr>
      <w:r>
        <w:rPr>
          <w:rFonts w:ascii="Liberation Serif" w:hAnsi="Liberation Serif" w:eastAsia="DejaVu Sans" w:cs="DejaVu Sans"/>
          <w:sz w:val="20"/>
          <w:szCs w:val="20"/>
          <w:lang w:val="en-US" w:eastAsia="en-US" w:bidi="en-US"/>
        </w:rPr>
        <w:t>"both" is used to imply that two things are similar, so it's a confusing choice of word here unless I've misunderstood something.</w:t>
      </w:r>
    </w:p>
  </w:comment>
  <w:comment w:id="1" w:author="Philip.Holden" w:date="2026-05-24T03:57:00Z" w:initials="P">
    <w:p>
      <w:pPr>
        <w:overflowPunct w:val="false"/>
        <w:spacing w:before="0" w:after="0"/>
        <w:rPr/>
      </w:pPr>
      <w:r>
        <w:rPr>
          <w:rFonts w:ascii="Liberation Serif" w:hAnsi="Liberation Serif" w:eastAsia="DejaVu Sans" w:cs="DejaVu Sans"/>
          <w:sz w:val="20"/>
          <w:szCs w:val="20"/>
          <w:lang w:val="en-US" w:eastAsia="en-US" w:bidi="en-US"/>
        </w:rPr>
        <w:t>is it possible to briefly summarise why the contribution of biotic interactions has been called into question?</w:t>
      </w:r>
    </w:p>
  </w:comment>
  <w:comment w:id="2" w:author="Philip.Holden" w:date="2026-05-24T04:00:00Z" w:initials="P">
    <w:p>
      <w:pPr>
        <w:overflowPunct w:val="false"/>
        <w:spacing w:before="0" w:after="0"/>
        <w:rPr/>
      </w:pPr>
      <w:r>
        <w:rPr>
          <w:rFonts w:ascii="Liberation Serif" w:hAnsi="Liberation Serif" w:eastAsia="DejaVu Sans" w:cs="DejaVu Sans"/>
          <w:sz w:val="20"/>
          <w:szCs w:val="20"/>
          <w:lang w:val="en-US" w:eastAsia="en-US" w:bidi="en-US"/>
        </w:rPr>
        <w:t>have other physical factors besides climate been proposed? if so might be interesting/useful to mention one or two</w:t>
      </w:r>
    </w:p>
  </w:comment>
  <w:comment w:id="3" w:author="Philip.Holden" w:date="2026-05-24T04:25:00Z" w:initials="P">
    <w:p>
      <w:pPr>
        <w:overflowPunct w:val="false"/>
        <w:spacing w:before="0" w:after="0"/>
        <w:rPr/>
      </w:pPr>
      <w:r>
        <w:rPr>
          <w:rFonts w:ascii="Liberation Serif" w:hAnsi="Liberation Serif" w:eastAsia="DejaVu Sans" w:cs="DejaVu Sans"/>
          <w:sz w:val="20"/>
          <w:szCs w:val="20"/>
          <w:lang w:val="en-US" w:eastAsia="en-US" w:bidi="en-US"/>
        </w:rPr>
        <w:t>I would be tempted to separate these into iii and iv as evolvability and initial biome dependency seem like different hyoptheses to me</w:t>
      </w:r>
    </w:p>
  </w:comment>
  <w:comment w:id="4" w:author="Philip.Holden" w:date="2026-05-19T18:02:00Z" w:initials="P">
    <w:p>
      <w:pPr>
        <w:overflowPunct w:val="false"/>
        <w:spacing w:before="0" w:after="0"/>
        <w:rPr/>
      </w:pPr>
      <w:r>
        <w:rPr>
          <w:rFonts w:ascii="Liberation Serif" w:hAnsi="Liberation Serif" w:eastAsia="DejaVu Sans" w:cs="DejaVu Sans"/>
          <w:sz w:val="20"/>
          <w:szCs w:val="20"/>
          <w:lang w:val="en-US" w:eastAsia="en-US" w:bidi="en-US"/>
        </w:rPr>
        <w:t xml:space="preserve">how? did you average over 10,000 years or take time slices each 10,000 years, or something else? </w:t>
      </w:r>
    </w:p>
    <w:p>
      <w:pPr>
        <w:overflowPunct w:val="false"/>
        <w:spacing w:before="0" w:after="0"/>
        <w:rPr/>
      </w:pPr>
      <w:r>
        <w:rPr>
          <w:rFonts w:ascii="Liberation Serif" w:hAnsi="Liberation Serif" w:eastAsia="DejaVu Sans" w:cs="DejaVu Sans"/>
          <w:sz w:val="24"/>
          <w:lang w:val="en-US" w:eastAsia="en-US" w:bidi="en-US"/>
        </w:rPr>
      </w:r>
    </w:p>
    <w:p>
      <w:pPr>
        <w:overflowPunct w:val="false"/>
        <w:spacing w:before="0" w:after="0"/>
        <w:rPr/>
      </w:pPr>
      <w:r>
        <w:rPr>
          <w:rFonts w:ascii="Liberation Serif" w:hAnsi="Liberation Serif" w:eastAsia="DejaVu Sans" w:cs="DejaVu Sans"/>
          <w:sz w:val="20"/>
          <w:szCs w:val="20"/>
          <w:lang w:val="en-US" w:eastAsia="en-US" w:bidi="en-US"/>
        </w:rPr>
        <w:t>A note for future is that 10,000 years is quite an awkward timestep because it's enough to see the precession signal but not enough to properly resolve it. I guess it's analagous to a movie projecting at only two frames a second, which would look very jumpy. I guess this should be ok as it won't hugely affect the adaptive rate needed by a species to cope with the climate change, but ideally I would have gone to 5,000 to get a better resolution of the 22,000 year cycle</w:t>
      </w:r>
    </w:p>
  </w:comment>
  <w:comment w:id="5" w:author="Philip.Holden" w:date="2026-05-24T06:08:00Z" w:initials="P">
    <w:p>
      <w:pPr>
        <w:overflowPunct w:val="false"/>
        <w:spacing w:before="0" w:after="0"/>
        <w:rPr/>
      </w:pPr>
      <w:r>
        <w:rPr>
          <w:rFonts w:ascii="Liberation Serif" w:hAnsi="Liberation Serif" w:eastAsia="DejaVu Sans" w:cs="DejaVu Sans"/>
          <w:sz w:val="20"/>
          <w:szCs w:val="20"/>
          <w:lang w:val="en-US" w:eastAsia="en-US" w:bidi="en-US"/>
        </w:rPr>
        <w:t>why does the data in S12 only go back to 2.5Ma?</w:t>
      </w:r>
    </w:p>
  </w:comment>
  <w:comment w:id="6" w:author="Philip.Holden" w:date="2026-05-24T04:49:00Z" w:initials="P">
    <w:p>
      <w:pPr>
        <w:overflowPunct w:val="false"/>
        <w:spacing w:before="0" w:after="0"/>
        <w:rPr/>
      </w:pPr>
      <w:r>
        <w:rPr>
          <w:rFonts w:ascii="Liberation Serif" w:hAnsi="Liberation Serif" w:eastAsia="DejaVu Sans" w:cs="DejaVu Sans"/>
          <w:sz w:val="20"/>
          <w:szCs w:val="20"/>
          <w:lang w:val="en-US" w:eastAsia="en-US" w:bidi="en-US"/>
        </w:rPr>
        <w:t>this is confusing, they are either common or they are not, if there are differences in any of the first three then you should probably say what those differences are</w:t>
      </w:r>
    </w:p>
  </w:comment>
  <w:comment w:id="7" w:author="Philip.Holden" w:date="2026-05-24T04:56:00Z" w:initials="P">
    <w:p>
      <w:pPr>
        <w:overflowPunct w:val="false"/>
        <w:spacing w:before="0" w:after="0"/>
        <w:rPr/>
      </w:pPr>
      <w:r>
        <w:rPr>
          <w:rFonts w:ascii="Liberation Serif" w:hAnsi="Liberation Serif" w:eastAsia="DejaVu Sans" w:cs="DejaVu Sans"/>
          <w:sz w:val="20"/>
          <w:szCs w:val="20"/>
          <w:lang w:val="en-US" w:eastAsia="en-US" w:bidi="en-US"/>
        </w:rPr>
        <w:t>is this sampling done once for each species, or is it done at every timestep? I don't really get why dispersion is made random, but that doesn't matter as much as defining precisely what you have done</w:t>
      </w:r>
    </w:p>
  </w:comment>
  <w:comment w:id="8" w:author="Philip.Holden" w:date="2026-05-24T04:52:00Z" w:initials="P">
    <w:p>
      <w:pPr>
        <w:overflowPunct w:val="false"/>
        <w:spacing w:before="0" w:after="0"/>
        <w:rPr/>
      </w:pPr>
      <w:r>
        <w:rPr>
          <w:rFonts w:ascii="Liberation Serif" w:hAnsi="Liberation Serif" w:eastAsia="DejaVu Sans" w:cs="DejaVu Sans"/>
          <w:sz w:val="20"/>
          <w:szCs w:val="20"/>
          <w:lang w:val="en-US" w:eastAsia="en-US" w:bidi="en-US"/>
        </w:rPr>
        <w:t>how do you define "not habitable"? Presumably at least one of the climate variable lies outside of the niche?</w:t>
      </w:r>
    </w:p>
    <w:p>
      <w:pPr>
        <w:overflowPunct w:val="false"/>
        <w:spacing w:before="0" w:after="0"/>
        <w:rPr/>
      </w:pPr>
      <w:r>
        <w:rPr>
          <w:rFonts w:ascii="Liberation Serif" w:hAnsi="Liberation Serif" w:eastAsia="DejaVu Sans" w:cs="DejaVu Sans"/>
          <w:sz w:val="24"/>
          <w:lang w:val="en-US" w:eastAsia="en-US" w:bidi="en-US"/>
        </w:rPr>
      </w:r>
    </w:p>
    <w:p>
      <w:pPr>
        <w:overflowPunct w:val="false"/>
        <w:spacing w:before="0" w:after="0"/>
        <w:rPr/>
      </w:pPr>
      <w:r>
        <w:rPr>
          <w:rFonts w:ascii="Liberation Serif" w:hAnsi="Liberation Serif" w:eastAsia="DejaVu Sans" w:cs="DejaVu Sans"/>
          <w:sz w:val="20"/>
          <w:szCs w:val="20"/>
          <w:lang w:val="en-US" w:eastAsia="en-US" w:bidi="en-US"/>
        </w:rPr>
        <w:t>Also, what do you mean by twice the cost, that the dispersion rate is halved?</w:t>
      </w:r>
    </w:p>
  </w:comment>
  <w:comment w:id="9" w:author="Philip.Holden" w:date="2026-05-24T04:59:00Z" w:initials="P">
    <w:p>
      <w:pPr>
        <w:overflowPunct w:val="false"/>
        <w:spacing w:before="0" w:after="0"/>
        <w:rPr/>
      </w:pPr>
      <w:r>
        <w:rPr>
          <w:rFonts w:ascii="Liberation Serif" w:hAnsi="Liberation Serif" w:eastAsia="DejaVu Sans" w:cs="DejaVu Sans"/>
          <w:sz w:val="20"/>
          <w:szCs w:val="20"/>
          <w:lang w:val="en-US" w:eastAsia="en-US" w:bidi="en-US"/>
        </w:rPr>
        <w:t>what are the units of this parameter? Units really help to understand. I guess the dimensions might be time as you talk about the divergence accumulating, but then what is 0.05?</w:t>
      </w:r>
    </w:p>
  </w:comment>
  <w:comment w:id="10" w:author="Philip.Holden" w:date="2026-05-19T18:41:00Z" w:initials="P">
    <w:p>
      <w:pPr>
        <w:overflowPunct w:val="false"/>
        <w:spacing w:before="0" w:after="0"/>
        <w:rPr/>
      </w:pPr>
      <w:r>
        <w:rPr>
          <w:rFonts w:ascii="Liberation Serif" w:hAnsi="Liberation Serif" w:eastAsia="DejaVu Sans" w:cs="DejaVu Sans"/>
          <w:sz w:val="20"/>
          <w:szCs w:val="20"/>
          <w:lang w:val="en-US" w:eastAsia="en-US" w:bidi="en-US"/>
        </w:rPr>
        <w:t xml:space="preserve">not sure what this means </w:t>
      </w:r>
    </w:p>
  </w:comment>
  <w:comment w:id="11" w:author="Philip.Holden" w:date="2026-05-24T05:08:00Z" w:initials="P">
    <w:p>
      <w:pPr>
        <w:overflowPunct w:val="false"/>
        <w:spacing w:before="0" w:after="0"/>
        <w:rPr/>
      </w:pPr>
      <w:r>
        <w:rPr>
          <w:rFonts w:ascii="Liberation Serif" w:hAnsi="Liberation Serif" w:eastAsia="DejaVu Sans" w:cs="DejaVu Sans"/>
          <w:sz w:val="20"/>
          <w:szCs w:val="20"/>
          <w:lang w:val="en-US" w:eastAsia="en-US" w:bidi="en-US"/>
        </w:rPr>
        <w:t>a slightly weird artefact here is that all of the NA species are either west or east - there is always an empty region in the central NA. What causes this, and could it be biasing the simulations?</w:t>
      </w:r>
    </w:p>
  </w:comment>
  <w:comment w:id="12" w:author="Philip.Holden" w:date="2026-05-24T05:20:00Z" w:initials="P">
    <w:p>
      <w:pPr>
        <w:overflowPunct w:val="false"/>
        <w:spacing w:before="0" w:after="0"/>
        <w:rPr/>
      </w:pPr>
      <w:r>
        <w:rPr>
          <w:rFonts w:ascii="Liberation Serif" w:hAnsi="Liberation Serif" w:eastAsia="DejaVu Sans" w:cs="DejaVu Sans"/>
          <w:sz w:val="20"/>
          <w:szCs w:val="20"/>
          <w:lang w:val="en-US" w:eastAsia="en-US" w:bidi="en-US"/>
        </w:rPr>
        <w:t>again lots of missing units here. If possible would be a lot better to specify the units (or say "dimensionless" if they are ratios)</w:t>
      </w:r>
    </w:p>
  </w:comment>
  <w:comment w:id="13" w:author="Philip.Holden" w:date="2026-05-24T05:33:00Z" w:initials="P">
    <w:p>
      <w:pPr>
        <w:overflowPunct w:val="false"/>
        <w:spacing w:before="0" w:after="0"/>
        <w:rPr/>
      </w:pPr>
      <w:r>
        <w:rPr>
          <w:rFonts w:ascii="Liberation Serif" w:hAnsi="Liberation Serif" w:eastAsia="DejaVu Sans" w:cs="DejaVu Sans"/>
          <w:sz w:val="20"/>
          <w:szCs w:val="20"/>
          <w:lang w:val="en-US" w:eastAsia="en-US" w:bidi="en-US"/>
        </w:rPr>
        <w:t>I think this is correct? And the eight ensembles refers to M0, M1, M2 and M3 x 2 (for NA and SA).</w:t>
      </w:r>
    </w:p>
  </w:comment>
  <w:comment w:id="14" w:author="Philip.Holden" w:date="2026-05-24T05:28:00Z" w:initials="P">
    <w:p>
      <w:pPr>
        <w:overflowPunct w:val="false"/>
        <w:spacing w:before="0" w:after="0"/>
        <w:rPr/>
      </w:pPr>
      <w:r>
        <w:rPr>
          <w:rFonts w:ascii="Liberation Serif" w:hAnsi="Liberation Serif" w:eastAsia="DejaVu Sans" w:cs="DejaVu Sans"/>
          <w:sz w:val="20"/>
          <w:szCs w:val="20"/>
          <w:lang w:val="en-US" w:eastAsia="en-US" w:bidi="en-US"/>
        </w:rPr>
        <w:t>I would move this above the previous paragraph. Both because it is more interesting and central to your experimental design  that the technical details of parameter ranges, but also because it avoids the need to say "which is explained in the next paragraph" as you have now.</w:t>
      </w:r>
    </w:p>
  </w:comment>
  <w:comment w:id="16" w:author="Philip.Holden" w:date="2026-05-24T05:41:00Z" w:initials="P">
    <w:p>
      <w:pPr>
        <w:overflowPunct w:val="false"/>
        <w:spacing w:before="0" w:after="0"/>
        <w:rPr/>
      </w:pPr>
      <w:r>
        <w:rPr>
          <w:rFonts w:ascii="Liberation Serif" w:hAnsi="Liberation Serif" w:eastAsia="DejaVu Sans" w:cs="DejaVu Sans"/>
          <w:sz w:val="20"/>
          <w:szCs w:val="20"/>
          <w:lang w:val="en-US" w:eastAsia="en-US" w:bidi="en-US"/>
        </w:rPr>
        <w:t>you don't include seasonaility in your model, only annual averages I think, so you would do better to not mention it here?</w:t>
      </w:r>
    </w:p>
    <w:p>
      <w:pPr>
        <w:overflowPunct w:val="false"/>
        <w:spacing w:before="0" w:after="0"/>
        <w:rPr/>
      </w:pPr>
      <w:r>
        <w:rPr>
          <w:rFonts w:ascii="Liberation Serif" w:hAnsi="Liberation Serif" w:eastAsia="DejaVu Sans" w:cs="DejaVu Sans"/>
          <w:sz w:val="24"/>
          <w:lang w:val="en-US" w:eastAsia="en-US" w:bidi="en-US"/>
        </w:rPr>
      </w:r>
    </w:p>
    <w:p>
      <w:pPr>
        <w:overflowPunct w:val="false"/>
        <w:spacing w:before="0" w:after="0"/>
        <w:rPr/>
      </w:pPr>
      <w:r>
        <w:rPr>
          <w:rFonts w:ascii="Liberation Serif" w:hAnsi="Liberation Serif" w:eastAsia="DejaVu Sans" w:cs="DejaVu Sans"/>
          <w:sz w:val="20"/>
          <w:szCs w:val="20"/>
          <w:lang w:val="en-US" w:eastAsia="en-US" w:bidi="en-US"/>
        </w:rPr>
        <w:t>Makes me wonder if this would be an important aspect of the climate you are ignioring, and perhaps something that needs discussion later. (Maybe that will come, but saying here while I think of it!)</w:t>
      </w:r>
    </w:p>
  </w:comment>
  <w:comment w:id="15" w:author="Philip.Holden" w:date="2026-05-24T05:37:00Z" w:initials="P">
    <w:p>
      <w:pPr>
        <w:overflowPunct w:val="false"/>
        <w:spacing w:before="0" w:after="0"/>
        <w:rPr/>
      </w:pPr>
      <w:r>
        <w:rPr>
          <w:rFonts w:ascii="Liberation Serif" w:hAnsi="Liberation Serif" w:eastAsia="DejaVu Sans" w:cs="DejaVu Sans"/>
          <w:sz w:val="20"/>
          <w:szCs w:val="20"/>
          <w:lang w:val="en-US" w:eastAsia="en-US" w:bidi="en-US"/>
        </w:rPr>
        <w:t>you could even use the SD of MAT and PPTN from NA and SA (as plotted in Supp Fig 1)  to quantify this?</w:t>
      </w:r>
    </w:p>
  </w:comment>
</w:comments>
</file>

<file path=word/commentsExtended.xml><?xml version="1.0" encoding="utf-8"?>
<w15:commentsEx xmlns:mc="http://schemas.openxmlformats.org/markup-compatibility/2006" xmlns:w15="http://schemas.microsoft.com/office/word/2012/wordml" mc:Ignorable="w15">
  <w15:commentEx w15:paraId="01000000" w15:done="1"/>
</w15:commentsEx>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Times New Roman">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926"/>
        </w:tabs>
        <w:ind w:left="926"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decimal"/>
      <w:lvlText w:val="%1."/>
      <w:lvlJc w:val="left"/>
      <w:pPr>
        <w:tabs>
          <w:tab w:val="num" w:pos="643"/>
        </w:tabs>
        <w:ind w:left="643"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bullet"/>
      <w:lvlText w:val=""/>
      <w:lvlJc w:val="left"/>
      <w:pPr>
        <w:tabs>
          <w:tab w:val="num" w:pos="643"/>
        </w:tabs>
        <w:ind w:left="643"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40"/>
  <w:trackRevisions/>
  <w:embedSystemFonts/>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5e7dbf"/>
    <w:pPr>
      <w:widowControl/>
      <w:suppressAutoHyphens w:val="true"/>
      <w:bidi w:val="0"/>
      <w:spacing w:before="0" w:after="200"/>
      <w:jc w:val="left"/>
    </w:pPr>
    <w:rPr>
      <w:rFonts w:ascii="Times New Roman" w:hAnsi="Times New Roman" w:eastAsia="Cambria" w:cs="" w:cstheme="minorBidi" w:eastAsiaTheme="minorHAnsi"/>
      <w:color w:val="auto"/>
      <w:kern w:val="0"/>
      <w:sz w:val="22"/>
      <w:szCs w:val="24"/>
      <w:lang w:val="en-US" w:eastAsia="en-US" w:bidi="ar-SA"/>
    </w:rPr>
  </w:style>
  <w:style w:type="paragraph" w:styleId="Heading1">
    <w:name w:val="Heading 1"/>
    <w:basedOn w:val="Normal"/>
    <w:next w:val="BodyText"/>
    <w:uiPriority w:val="9"/>
    <w:qFormat/>
    <w:rsid w:val="00e4579e"/>
    <w:pPr>
      <w:keepNext w:val="true"/>
      <w:keepLines/>
      <w:spacing w:before="480" w:after="0"/>
      <w:outlineLvl w:val="0"/>
    </w:pPr>
    <w:rPr>
      <w:rFonts w:eastAsia="" w:cs="" w:cstheme="majorBidi" w:eastAsiaTheme="majorEastAsia"/>
      <w:b/>
      <w:bCs/>
      <w:color w:themeColor="text1" w:val="000000"/>
      <w:sz w:val="32"/>
      <w:szCs w:val="32"/>
    </w:rPr>
  </w:style>
  <w:style w:type="paragraph" w:styleId="Heading2">
    <w:name w:val="Heading 2"/>
    <w:basedOn w:val="Normal"/>
    <w:next w:val="BodyText"/>
    <w:uiPriority w:val="9"/>
    <w:unhideWhenUsed/>
    <w:qFormat/>
    <w:rsid w:val="00e4579e"/>
    <w:pPr>
      <w:keepNext w:val="true"/>
      <w:keepLines/>
      <w:spacing w:before="200" w:after="0"/>
      <w:outlineLvl w:val="1"/>
    </w:pPr>
    <w:rPr>
      <w:rFonts w:eastAsia="" w:cs="" w:cstheme="majorBidi" w:eastAsiaTheme="majorEastAsia"/>
      <w:b/>
      <w:bCs/>
      <w:color w:themeColor="text1" w:val="000000"/>
      <w:sz w:val="28"/>
      <w:szCs w:val="28"/>
    </w:rPr>
  </w:style>
  <w:style w:type="paragraph" w:styleId="Heading3">
    <w:name w:val="Heading 3"/>
    <w:basedOn w:val="Normal"/>
    <w:next w:val="BodyText"/>
    <w:uiPriority w:val="9"/>
    <w:unhideWhenUsed/>
    <w:qFormat/>
    <w:rsid w:val="00e4579e"/>
    <w:pPr>
      <w:keepNext w:val="true"/>
      <w:keepLines/>
      <w:spacing w:before="200" w:after="0"/>
      <w:outlineLvl w:val="2"/>
    </w:pPr>
    <w:rPr>
      <w:rFonts w:eastAsia="" w:cs="Times New Roman" w:eastAsiaTheme="majorEastAsia"/>
      <w:b/>
      <w:bCs/>
      <w:color w:themeColor="text1" w:val="000000"/>
    </w:rPr>
  </w:style>
  <w:style w:type="paragraph" w:styleId="Heading4">
    <w:name w:val="Heading 4"/>
    <w:basedOn w:val="Normal"/>
    <w:next w:val="BodyText"/>
    <w:uiPriority w:val="9"/>
    <w:unhideWhenUsed/>
    <w:qFormat/>
    <w:rsid w:val="00e4579e"/>
    <w:pPr>
      <w:keepNext w:val="true"/>
      <w:keepLines/>
      <w:spacing w:before="200" w:after="0"/>
      <w:outlineLvl w:val="3"/>
    </w:pPr>
    <w:rPr>
      <w:rFonts w:eastAsia="" w:cs="Times New Roman" w:eastAsiaTheme="majorEastAsia"/>
      <w:bCs/>
      <w:color w:themeColor="text1" w:val="000000"/>
    </w:rPr>
  </w:style>
  <w:style w:type="paragraph" w:styleId="Heading5">
    <w:name w:val="Heading 5"/>
    <w:basedOn w:val="Normal"/>
    <w:next w:val="BodyText"/>
    <w:uiPriority w:val="9"/>
    <w:unhideWhenUsed/>
    <w:qFormat/>
    <w:rsid w:val="00e4579e"/>
    <w:pPr>
      <w:keepNext w:val="true"/>
      <w:keepLines/>
      <w:spacing w:before="200" w:after="0"/>
      <w:outlineLvl w:val="4"/>
    </w:pPr>
    <w:rPr>
      <w:rFonts w:eastAsia="" w:cs="Times New Roman" w:eastAsiaTheme="majorEastAsia"/>
      <w:color w:themeColor="text1" w:val="000000"/>
    </w:rPr>
  </w:style>
  <w:style w:type="paragraph" w:styleId="Heading6">
    <w:name w:val="Heading 6"/>
    <w:basedOn w:val="Normal"/>
    <w:next w:val="BodyText"/>
    <w:uiPriority w:val="9"/>
    <w:unhideWhenUsed/>
    <w:qFormat/>
    <w:rsid w:val="00e4579e"/>
    <w:pPr>
      <w:keepNext w:val="true"/>
      <w:keepLines/>
      <w:spacing w:before="200" w:after="0"/>
      <w:outlineLvl w:val="5"/>
    </w:pPr>
    <w:rPr>
      <w:rFonts w:eastAsia="" w:cs="Times New Roman" w:eastAsiaTheme="majorEastAsia"/>
      <w:color w:themeColor="text1" w:val="000000"/>
    </w:rPr>
  </w:style>
  <w:style w:type="paragraph" w:styleId="Heading7">
    <w:name w:val="Heading 7"/>
    <w:basedOn w:val="Normal"/>
    <w:next w:val="BodyText"/>
    <w:uiPriority w:val="9"/>
    <w:unhideWhenUsed/>
    <w:qFormat/>
    <w:rsid w:val="00e4579e"/>
    <w:pPr>
      <w:keepNext w:val="true"/>
      <w:keepLines/>
      <w:spacing w:before="200" w:after="0"/>
      <w:outlineLvl w:val="6"/>
    </w:pPr>
    <w:rPr>
      <w:rFonts w:eastAsia="" w:cs="Times New Roman" w:eastAsiaTheme="majorEastAsia"/>
      <w:color w:themeColor="text1" w:val="000000"/>
    </w:rPr>
  </w:style>
  <w:style w:type="paragraph" w:styleId="Heading8">
    <w:name w:val="Heading 8"/>
    <w:basedOn w:val="Normal"/>
    <w:next w:val="BodyText"/>
    <w:uiPriority w:val="9"/>
    <w:unhideWhenUsed/>
    <w:qFormat/>
    <w:rsid w:val="00e4579e"/>
    <w:pPr>
      <w:keepNext w:val="true"/>
      <w:keepLines/>
      <w:spacing w:before="200" w:after="0"/>
      <w:outlineLvl w:val="7"/>
    </w:pPr>
    <w:rPr>
      <w:rFonts w:eastAsia="" w:cs="Times New Roman" w:eastAsiaTheme="majorEastAsia"/>
      <w:color w:themeColor="text1" w:val="000000"/>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rPr>
  </w:style>
  <w:style w:type="character" w:styleId="DefaultParagraphFont" w:default="1">
    <w:name w:val="Default Paragraph Font"/>
    <w:uiPriority w:val="1"/>
    <w:semiHidden/>
    <w:unhideWhenUsed/>
    <w:qFormat/>
    <w:rPr/>
  </w:style>
  <w:style w:type="character" w:styleId="CaptionChar" w:customStyle="1">
    <w:name w:val="Caption Char"/>
    <w:basedOn w:val="DefaultParagraphFont"/>
    <w:link w:val="Caption"/>
    <w:qFormat/>
    <w:rsid w:val="00f94e32"/>
    <w:rPr>
      <w:rFonts w:ascii="Times New Roman" w:hAnsi="Times New Roman" w:cs="Times New Roman"/>
      <w:sz w:val="22"/>
      <w:szCs w:val="22"/>
    </w:rPr>
  </w:style>
  <w:style w:type="character" w:styleId="VerbatimChar" w:customStyle="1">
    <w:name w:val="Verbatim Char"/>
    <w:basedOn w:val="CaptionChar"/>
    <w:link w:val="SourceCode"/>
    <w:qFormat/>
    <w:rPr>
      <w:rFonts w:ascii="Consolas" w:hAnsi="Consolas" w:cs="Times New Roman"/>
      <w:sz w:val="22"/>
      <w:szCs w:val="22"/>
    </w:rPr>
  </w:style>
  <w:style w:type="character" w:styleId="SectionNumber" w:customStyle="1">
    <w:name w:val="Section Number"/>
    <w:basedOn w:val="CaptionChar"/>
    <w:qFormat/>
    <w:rPr>
      <w:rFonts w:ascii="Times New Roman" w:hAnsi="Times New Roman" w:cs="Times New Roman"/>
      <w:sz w:val="22"/>
      <w:szCs w:val="22"/>
    </w:rPr>
  </w:style>
  <w:style w:type="character" w:styleId="FootnoteCharacters" w:customStyle="1">
    <w:name w:val="Footnote Characters"/>
    <w:qFormat/>
    <w:rsid w:val="00e25b66"/>
    <w:rPr>
      <w:rFonts w:ascii="Times New Roman" w:hAnsi="Times New Roman" w:cs="Times New Roman"/>
      <w:sz w:val="24"/>
      <w:szCs w:val="22"/>
      <w:vertAlign w:val="superscript"/>
    </w:rPr>
  </w:style>
  <w:style w:type="character" w:styleId="FootnoteReference">
    <w:name w:val="Footnote Reference"/>
    <w:rPr>
      <w:rFonts w:ascii="Times New Roman" w:hAnsi="Times New Roman" w:cs="Times New Roman"/>
      <w:sz w:val="24"/>
      <w:szCs w:val="22"/>
      <w:vertAlign w:val="superscript"/>
    </w:rPr>
  </w:style>
  <w:style w:type="character" w:styleId="Hyperlink">
    <w:name w:val="Hyperlink"/>
    <w:basedOn w:val="CaptionChar"/>
    <w:rsid w:val="00174dc2"/>
    <w:rPr>
      <w:rFonts w:ascii="Times New Roman" w:hAnsi="Times New Roman" w:cs="Times New Roman"/>
      <w:color w:themeColor="text1" w:val="000000"/>
      <w:sz w:val="22"/>
      <w:szCs w:val="22"/>
    </w:rPr>
  </w:style>
  <w:style w:type="character" w:styleId="KeywordTok" w:customStyle="1">
    <w:name w:val="KeywordTok"/>
    <w:basedOn w:val="VerbatimChar"/>
    <w:qFormat/>
    <w:rPr>
      <w:rFonts w:ascii="Consolas" w:hAnsi="Consolas" w:cs="Times New Roman"/>
      <w:b/>
      <w:color w:val="204A87"/>
      <w:sz w:val="22"/>
      <w:szCs w:val="22"/>
      <w:shd w:fill="F8F8F8" w:val="clear"/>
    </w:rPr>
  </w:style>
  <w:style w:type="character" w:styleId="DataTypeTok" w:customStyle="1">
    <w:name w:val="DataTypeTok"/>
    <w:basedOn w:val="VerbatimChar"/>
    <w:qFormat/>
    <w:rPr>
      <w:rFonts w:ascii="Consolas" w:hAnsi="Consolas" w:cs="Times New Roman"/>
      <w:color w:val="204A87"/>
      <w:sz w:val="22"/>
      <w:szCs w:val="22"/>
      <w:shd w:fill="F8F8F8" w:val="clear"/>
    </w:rPr>
  </w:style>
  <w:style w:type="character" w:styleId="DecValTok" w:customStyle="1">
    <w:name w:val="DecValTok"/>
    <w:basedOn w:val="VerbatimChar"/>
    <w:qFormat/>
    <w:rPr>
      <w:rFonts w:ascii="Consolas" w:hAnsi="Consolas" w:cs="Times New Roman"/>
      <w:color w:val="0000CF"/>
      <w:sz w:val="22"/>
      <w:szCs w:val="22"/>
      <w:shd w:fill="F8F8F8" w:val="clear"/>
    </w:rPr>
  </w:style>
  <w:style w:type="character" w:styleId="BaseNTok" w:customStyle="1">
    <w:name w:val="BaseNTok"/>
    <w:basedOn w:val="VerbatimChar"/>
    <w:qFormat/>
    <w:rPr>
      <w:rFonts w:ascii="Consolas" w:hAnsi="Consolas" w:cs="Times New Roman"/>
      <w:color w:val="0000CF"/>
      <w:sz w:val="22"/>
      <w:szCs w:val="22"/>
      <w:shd w:fill="F8F8F8" w:val="clear"/>
    </w:rPr>
  </w:style>
  <w:style w:type="character" w:styleId="FloatTok" w:customStyle="1">
    <w:name w:val="FloatTok"/>
    <w:basedOn w:val="VerbatimChar"/>
    <w:qFormat/>
    <w:rPr>
      <w:rFonts w:ascii="Consolas" w:hAnsi="Consolas" w:cs="Times New Roman"/>
      <w:color w:val="0000CF"/>
      <w:sz w:val="22"/>
      <w:szCs w:val="22"/>
      <w:shd w:fill="F8F8F8" w:val="clear"/>
    </w:rPr>
  </w:style>
  <w:style w:type="character" w:styleId="ConstantTok" w:customStyle="1">
    <w:name w:val="ConstantTok"/>
    <w:basedOn w:val="VerbatimChar"/>
    <w:qFormat/>
    <w:rPr>
      <w:rFonts w:ascii="Consolas" w:hAnsi="Consolas" w:cs="Times New Roman"/>
      <w:color w:val="000000"/>
      <w:sz w:val="22"/>
      <w:szCs w:val="22"/>
      <w:shd w:fill="F8F8F8" w:val="clear"/>
    </w:rPr>
  </w:style>
  <w:style w:type="character" w:styleId="CharTok" w:customStyle="1">
    <w:name w:val="CharTok"/>
    <w:basedOn w:val="VerbatimChar"/>
    <w:qFormat/>
    <w:rPr>
      <w:rFonts w:ascii="Consolas" w:hAnsi="Consolas" w:cs="Times New Roman"/>
      <w:color w:val="4E9A06"/>
      <w:sz w:val="22"/>
      <w:szCs w:val="22"/>
      <w:shd w:fill="F8F8F8" w:val="clear"/>
    </w:rPr>
  </w:style>
  <w:style w:type="character" w:styleId="SpecialCharTok" w:customStyle="1">
    <w:name w:val="SpecialCharTok"/>
    <w:basedOn w:val="VerbatimChar"/>
    <w:qFormat/>
    <w:rPr>
      <w:rFonts w:ascii="Consolas" w:hAnsi="Consolas" w:cs="Times New Roman"/>
      <w:color w:val="000000"/>
      <w:sz w:val="22"/>
      <w:szCs w:val="22"/>
      <w:shd w:fill="F8F8F8" w:val="clear"/>
    </w:rPr>
  </w:style>
  <w:style w:type="character" w:styleId="StringTok" w:customStyle="1">
    <w:name w:val="StringTok"/>
    <w:basedOn w:val="VerbatimChar"/>
    <w:qFormat/>
    <w:rPr>
      <w:rFonts w:ascii="Consolas" w:hAnsi="Consolas" w:cs="Times New Roman"/>
      <w:color w:val="4E9A06"/>
      <w:sz w:val="22"/>
      <w:szCs w:val="22"/>
      <w:shd w:fill="F8F8F8" w:val="clear"/>
    </w:rPr>
  </w:style>
  <w:style w:type="character" w:styleId="VerbatimStringTok" w:customStyle="1">
    <w:name w:val="VerbatimStringTok"/>
    <w:basedOn w:val="VerbatimChar"/>
    <w:qFormat/>
    <w:rPr>
      <w:rFonts w:ascii="Consolas" w:hAnsi="Consolas" w:cs="Times New Roman"/>
      <w:color w:val="4E9A06"/>
      <w:sz w:val="22"/>
      <w:szCs w:val="22"/>
      <w:shd w:fill="F8F8F8" w:val="clear"/>
    </w:rPr>
  </w:style>
  <w:style w:type="character" w:styleId="SpecialStringTok" w:customStyle="1">
    <w:name w:val="SpecialStringTok"/>
    <w:basedOn w:val="VerbatimChar"/>
    <w:qFormat/>
    <w:rPr>
      <w:rFonts w:ascii="Consolas" w:hAnsi="Consolas" w:cs="Times New Roman"/>
      <w:color w:val="4E9A06"/>
      <w:sz w:val="22"/>
      <w:szCs w:val="22"/>
      <w:shd w:fill="F8F8F8" w:val="clear"/>
    </w:rPr>
  </w:style>
  <w:style w:type="character" w:styleId="ImportTok" w:customStyle="1">
    <w:name w:val="ImportTok"/>
    <w:basedOn w:val="VerbatimChar"/>
    <w:qFormat/>
    <w:rPr>
      <w:rFonts w:ascii="Consolas" w:hAnsi="Consolas" w:cs="Times New Roman"/>
      <w:sz w:val="22"/>
      <w:szCs w:val="22"/>
      <w:shd w:fill="F8F8F8" w:val="clear"/>
    </w:rPr>
  </w:style>
  <w:style w:type="character" w:styleId="CommentTok" w:customStyle="1">
    <w:name w:val="CommentTok"/>
    <w:basedOn w:val="VerbatimChar"/>
    <w:qFormat/>
    <w:rPr>
      <w:rFonts w:ascii="Consolas" w:hAnsi="Consolas" w:cs="Times New Roman"/>
      <w:i/>
      <w:color w:val="8F5902"/>
      <w:sz w:val="22"/>
      <w:szCs w:val="22"/>
      <w:shd w:fill="F8F8F8" w:val="clear"/>
    </w:rPr>
  </w:style>
  <w:style w:type="character" w:styleId="DocumentationTok" w:customStyle="1">
    <w:name w:val="DocumentationTok"/>
    <w:basedOn w:val="VerbatimChar"/>
    <w:qFormat/>
    <w:rPr>
      <w:rFonts w:ascii="Consolas" w:hAnsi="Consolas" w:cs="Times New Roman"/>
      <w:b/>
      <w:i/>
      <w:color w:val="8F5902"/>
      <w:sz w:val="22"/>
      <w:szCs w:val="22"/>
      <w:shd w:fill="F8F8F8" w:val="clear"/>
    </w:rPr>
  </w:style>
  <w:style w:type="character" w:styleId="AnnotationTok" w:customStyle="1">
    <w:name w:val="AnnotationTok"/>
    <w:basedOn w:val="VerbatimChar"/>
    <w:qFormat/>
    <w:rPr>
      <w:rFonts w:ascii="Consolas" w:hAnsi="Consolas" w:cs="Times New Roman"/>
      <w:b/>
      <w:i/>
      <w:color w:val="8F5902"/>
      <w:sz w:val="22"/>
      <w:szCs w:val="22"/>
      <w:shd w:fill="F8F8F8" w:val="clear"/>
    </w:rPr>
  </w:style>
  <w:style w:type="character" w:styleId="CommentVarTok" w:customStyle="1">
    <w:name w:val="CommentVarTok"/>
    <w:basedOn w:val="VerbatimChar"/>
    <w:qFormat/>
    <w:rPr>
      <w:rFonts w:ascii="Consolas" w:hAnsi="Consolas" w:cs="Times New Roman"/>
      <w:b/>
      <w:i/>
      <w:color w:val="8F5902"/>
      <w:sz w:val="22"/>
      <w:szCs w:val="22"/>
      <w:shd w:fill="F8F8F8" w:val="clear"/>
    </w:rPr>
  </w:style>
  <w:style w:type="character" w:styleId="OtherTok" w:customStyle="1">
    <w:name w:val="OtherTok"/>
    <w:basedOn w:val="VerbatimChar"/>
    <w:qFormat/>
    <w:rPr>
      <w:rFonts w:ascii="Consolas" w:hAnsi="Consolas" w:cs="Times New Roman"/>
      <w:color w:val="8F5902"/>
      <w:sz w:val="22"/>
      <w:szCs w:val="22"/>
      <w:shd w:fill="F8F8F8" w:val="clear"/>
    </w:rPr>
  </w:style>
  <w:style w:type="character" w:styleId="FunctionTok" w:customStyle="1">
    <w:name w:val="FunctionTok"/>
    <w:basedOn w:val="VerbatimChar"/>
    <w:qFormat/>
    <w:rPr>
      <w:rFonts w:ascii="Consolas" w:hAnsi="Consolas" w:cs="Times New Roman"/>
      <w:color w:val="000000"/>
      <w:sz w:val="22"/>
      <w:szCs w:val="22"/>
      <w:shd w:fill="F8F8F8" w:val="clear"/>
    </w:rPr>
  </w:style>
  <w:style w:type="character" w:styleId="VariableTok" w:customStyle="1">
    <w:name w:val="VariableTok"/>
    <w:basedOn w:val="VerbatimChar"/>
    <w:qFormat/>
    <w:rPr>
      <w:rFonts w:ascii="Consolas" w:hAnsi="Consolas" w:cs="Times New Roman"/>
      <w:color w:val="000000"/>
      <w:sz w:val="22"/>
      <w:szCs w:val="22"/>
      <w:shd w:fill="F8F8F8" w:val="clear"/>
    </w:rPr>
  </w:style>
  <w:style w:type="character" w:styleId="ControlFlowTok" w:customStyle="1">
    <w:name w:val="ControlFlowTok"/>
    <w:basedOn w:val="VerbatimChar"/>
    <w:qFormat/>
    <w:rPr>
      <w:rFonts w:ascii="Consolas" w:hAnsi="Consolas" w:cs="Times New Roman"/>
      <w:b/>
      <w:color w:val="204A87"/>
      <w:sz w:val="22"/>
      <w:szCs w:val="22"/>
      <w:shd w:fill="F8F8F8" w:val="clear"/>
    </w:rPr>
  </w:style>
  <w:style w:type="character" w:styleId="OperatorTok" w:customStyle="1">
    <w:name w:val="OperatorTok"/>
    <w:basedOn w:val="VerbatimChar"/>
    <w:qFormat/>
    <w:rPr>
      <w:rFonts w:ascii="Consolas" w:hAnsi="Consolas" w:cs="Times New Roman"/>
      <w:b/>
      <w:color w:val="CE5C00"/>
      <w:sz w:val="22"/>
      <w:szCs w:val="22"/>
      <w:shd w:fill="F8F8F8" w:val="clear"/>
    </w:rPr>
  </w:style>
  <w:style w:type="character" w:styleId="BuiltInTok" w:customStyle="1">
    <w:name w:val="BuiltInTok"/>
    <w:basedOn w:val="VerbatimChar"/>
    <w:qFormat/>
    <w:rPr>
      <w:rFonts w:ascii="Consolas" w:hAnsi="Consolas" w:cs="Times New Roman"/>
      <w:sz w:val="22"/>
      <w:szCs w:val="22"/>
      <w:shd w:fill="F8F8F8" w:val="clear"/>
    </w:rPr>
  </w:style>
  <w:style w:type="character" w:styleId="ExtensionTok" w:customStyle="1">
    <w:name w:val="ExtensionTok"/>
    <w:basedOn w:val="VerbatimChar"/>
    <w:qFormat/>
    <w:rPr>
      <w:rFonts w:ascii="Consolas" w:hAnsi="Consolas" w:cs="Times New Roman"/>
      <w:sz w:val="22"/>
      <w:szCs w:val="22"/>
      <w:shd w:fill="F8F8F8" w:val="clear"/>
    </w:rPr>
  </w:style>
  <w:style w:type="character" w:styleId="PreprocessorTok" w:customStyle="1">
    <w:name w:val="PreprocessorTok"/>
    <w:basedOn w:val="VerbatimChar"/>
    <w:qFormat/>
    <w:rPr>
      <w:rFonts w:ascii="Consolas" w:hAnsi="Consolas" w:cs="Times New Roman"/>
      <w:i/>
      <w:color w:val="8F5902"/>
      <w:sz w:val="22"/>
      <w:szCs w:val="22"/>
      <w:shd w:fill="F8F8F8" w:val="clear"/>
    </w:rPr>
  </w:style>
  <w:style w:type="character" w:styleId="AttributeTok" w:customStyle="1">
    <w:name w:val="AttributeTok"/>
    <w:basedOn w:val="VerbatimChar"/>
    <w:qFormat/>
    <w:rPr>
      <w:rFonts w:ascii="Consolas" w:hAnsi="Consolas" w:cs="Times New Roman"/>
      <w:color w:val="C4A000"/>
      <w:sz w:val="22"/>
      <w:szCs w:val="22"/>
      <w:shd w:fill="F8F8F8" w:val="clear"/>
    </w:rPr>
  </w:style>
  <w:style w:type="character" w:styleId="RegionMarkerTok" w:customStyle="1">
    <w:name w:val="RegionMarkerTok"/>
    <w:basedOn w:val="VerbatimChar"/>
    <w:qFormat/>
    <w:rPr>
      <w:rFonts w:ascii="Consolas" w:hAnsi="Consolas" w:cs="Times New Roman"/>
      <w:sz w:val="22"/>
      <w:szCs w:val="22"/>
      <w:shd w:fill="F8F8F8" w:val="clear"/>
    </w:rPr>
  </w:style>
  <w:style w:type="character" w:styleId="InformationTok" w:customStyle="1">
    <w:name w:val="InformationTok"/>
    <w:basedOn w:val="VerbatimChar"/>
    <w:qFormat/>
    <w:rPr>
      <w:rFonts w:ascii="Consolas" w:hAnsi="Consolas" w:cs="Times New Roman"/>
      <w:b/>
      <w:i/>
      <w:color w:val="8F5902"/>
      <w:sz w:val="22"/>
      <w:szCs w:val="22"/>
      <w:shd w:fill="F8F8F8" w:val="clear"/>
    </w:rPr>
  </w:style>
  <w:style w:type="character" w:styleId="WarningTok" w:customStyle="1">
    <w:name w:val="WarningTok"/>
    <w:basedOn w:val="VerbatimChar"/>
    <w:qFormat/>
    <w:rPr>
      <w:rFonts w:ascii="Consolas" w:hAnsi="Consolas" w:cs="Times New Roman"/>
      <w:b/>
      <w:i/>
      <w:color w:val="8F5902"/>
      <w:sz w:val="22"/>
      <w:szCs w:val="22"/>
      <w:shd w:fill="F8F8F8" w:val="clear"/>
    </w:rPr>
  </w:style>
  <w:style w:type="character" w:styleId="AlertTok" w:customStyle="1">
    <w:name w:val="AlertTok"/>
    <w:basedOn w:val="VerbatimChar"/>
    <w:qFormat/>
    <w:rPr>
      <w:rFonts w:ascii="Consolas" w:hAnsi="Consolas" w:cs="Times New Roman"/>
      <w:color w:val="EF2929"/>
      <w:sz w:val="22"/>
      <w:szCs w:val="22"/>
      <w:shd w:fill="F8F8F8" w:val="clear"/>
    </w:rPr>
  </w:style>
  <w:style w:type="character" w:styleId="ErrorTok" w:customStyle="1">
    <w:name w:val="ErrorTok"/>
    <w:basedOn w:val="VerbatimChar"/>
    <w:qFormat/>
    <w:rPr>
      <w:rFonts w:ascii="Consolas" w:hAnsi="Consolas" w:cs="Times New Roman"/>
      <w:b/>
      <w:color w:val="A40000"/>
      <w:sz w:val="22"/>
      <w:szCs w:val="22"/>
      <w:shd w:fill="F8F8F8" w:val="clear"/>
    </w:rPr>
  </w:style>
  <w:style w:type="character" w:styleId="NormalTok" w:customStyle="1">
    <w:name w:val="NormalTok"/>
    <w:basedOn w:val="VerbatimChar"/>
    <w:qFormat/>
    <w:rPr>
      <w:rFonts w:ascii="Consolas" w:hAnsi="Consolas" w:cs="Times New Roman"/>
      <w:sz w:val="22"/>
      <w:szCs w:val="22"/>
      <w:shd w:fill="F8F8F8" w:val="clear"/>
    </w:rPr>
  </w:style>
  <w:style w:type="character" w:styleId="BodyTextChar" w:customStyle="1">
    <w:name w:val="Body Text Char"/>
    <w:basedOn w:val="DefaultParagraphFont"/>
    <w:qFormat/>
    <w:rsid w:val="00cf7947"/>
    <w:rPr>
      <w:rFonts w:ascii="Times New Roman" w:hAnsi="Times New Roman"/>
      <w:sz w:val="22"/>
    </w:rPr>
  </w:style>
  <w:style w:type="character" w:styleId="FooterChar" w:customStyle="1">
    <w:name w:val="Footer Char"/>
    <w:basedOn w:val="DefaultParagraphFont"/>
    <w:link w:val="Footer"/>
    <w:semiHidden/>
    <w:qFormat/>
    <w:rsid w:val="00e25b66"/>
    <w:rPr>
      <w:rFonts w:ascii="Times New Roman" w:hAnsi="Times New Roman"/>
      <w:sz w:val="16"/>
    </w:rPr>
  </w:style>
  <w:style w:type="character" w:styleId="LineNumber">
    <w:name w:val="Line Number"/>
    <w:semiHidden/>
    <w:unhideWhenUsed/>
    <w:qFormat/>
    <w:rsid w:val="00b138ae"/>
    <w:rPr/>
  </w:style>
  <w:style w:type="character" w:styleId="HTMLAcronym">
    <w:name w:val="HTML Acronym"/>
    <w:basedOn w:val="DefaultParagraphFont"/>
    <w:unhideWhenUsed/>
    <w:qFormat/>
    <w:rsid w:val="00b503cc"/>
    <w:rPr/>
  </w:style>
  <w:style w:type="character" w:styleId="BodyTextIndentChar" w:customStyle="1">
    <w:name w:val="Body Text Indent Char"/>
    <w:basedOn w:val="BodyTextChar"/>
    <w:qFormat/>
    <w:rsid w:val="00a63a6b"/>
    <w:rPr>
      <w:rFonts w:ascii="Times New Roman" w:hAnsi="Times New Roman"/>
      <w:sz w:val="22"/>
    </w:rPr>
  </w:style>
  <w:style w:type="character" w:styleId="annotationreference">
    <w:name w:val="annotation reference"/>
    <w:basedOn w:val="DefaultParagraphFont"/>
    <w:semiHidden/>
    <w:unhideWhenUsed/>
    <w:qFormat/>
    <w:rsid w:val="00ac0f3f"/>
    <w:rPr>
      <w:sz w:val="16"/>
      <w:szCs w:val="16"/>
    </w:rPr>
  </w:style>
  <w:style w:type="character" w:styleId="CommentTextChar" w:customStyle="1">
    <w:name w:val="Comment Text Char"/>
    <w:basedOn w:val="DefaultParagraphFont"/>
    <w:link w:val="AnnotationText"/>
    <w:semiHidden/>
    <w:qFormat/>
    <w:rsid w:val="00ac0f3f"/>
    <w:rPr>
      <w:rFonts w:ascii="Times New Roman" w:hAnsi="Times New Roman"/>
      <w:sz w:val="20"/>
      <w:szCs w:val="20"/>
    </w:rPr>
  </w:style>
  <w:style w:type="character" w:styleId="CommentSubjectChar" w:customStyle="1">
    <w:name w:val="Comment Subject Char"/>
    <w:basedOn w:val="CommentTextChar"/>
    <w:link w:val="annotationsubject"/>
    <w:semiHidden/>
    <w:qFormat/>
    <w:rsid w:val="00ac0f3f"/>
    <w:rPr>
      <w:rFonts w:ascii="Times New Roman" w:hAnsi="Times New Roman"/>
      <w:b/>
      <w:bCs/>
      <w:sz w:val="20"/>
      <w:szCs w:val="20"/>
    </w:rPr>
  </w:style>
  <w:style w:type="paragraph" w:styleId="Heading" w:customStyle="1">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link w:val="BodyTextChar"/>
    <w:qFormat/>
    <w:rsid w:val="00cf7947"/>
    <w:pPr>
      <w:spacing w:lineRule="auto" w:line="360" w:before="180" w:after="180"/>
      <w:ind w:firstLine="567"/>
      <w:jc w:val="both"/>
    </w:pPr>
    <w:rPr/>
  </w:style>
  <w:style w:type="paragraph" w:styleId="List">
    <w:name w:val="List"/>
    <w:basedOn w:val="Normal"/>
    <w:unhideWhenUsed/>
    <w:rsid w:val="00ed1205"/>
    <w:pPr>
      <w:spacing w:before="0" w:after="200"/>
      <w:ind w:hanging="283" w:left="283"/>
      <w:contextualSpacing/>
    </w:pPr>
    <w:rPr/>
  </w:style>
  <w:style w:type="paragraph" w:styleId="Caption">
    <w:name w:val="Caption"/>
    <w:basedOn w:val="CaptionedFigure"/>
    <w:link w:val="CaptionChar"/>
    <w:qFormat/>
    <w:rsid w:val="00f94e32"/>
    <w:pPr/>
    <w:rPr/>
  </w:style>
  <w:style w:type="paragraph" w:styleId="Index" w:customStyle="1">
    <w:name w:val="Index"/>
    <w:basedOn w:val="Normal"/>
    <w:qFormat/>
    <w:pPr>
      <w:suppressLineNumbers/>
    </w:pPr>
    <w:rPr>
      <w:rFonts w:cs="Lohit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rsid w:val="001e3fd0"/>
    <w:pPr>
      <w:keepNext w:val="true"/>
      <w:keepLines/>
      <w:spacing w:lineRule="auto" w:line="360" w:before="0" w:after="120"/>
      <w:jc w:val="center"/>
    </w:pPr>
    <w:rPr>
      <w:rFonts w:eastAsia="" w:cs="Angsana New" w:eastAsiaTheme="majorEastAsia"/>
      <w:b/>
      <w:bCs/>
      <w:color w:themeColor="text1" w:val="000000"/>
      <w:sz w:val="32"/>
      <w:szCs w:val="32"/>
    </w:rPr>
  </w:style>
  <w:style w:type="paragraph" w:styleId="Subtitle">
    <w:name w:val="Subtitle"/>
    <w:basedOn w:val="Title"/>
    <w:next w:val="BodyText"/>
    <w:qFormat/>
    <w:pPr>
      <w:spacing w:before="240" w:after="120"/>
    </w:pPr>
    <w:rPr>
      <w:sz w:val="30"/>
      <w:szCs w:val="30"/>
    </w:rPr>
  </w:style>
  <w:style w:type="paragraph" w:styleId="Author" w:customStyle="1">
    <w:name w:val="Author"/>
    <w:next w:val="BodyText"/>
    <w:qFormat/>
    <w:rsid w:val="008e6ddd"/>
    <w:pPr>
      <w:keepNext w:val="true"/>
      <w:keepLines/>
      <w:widowControl/>
      <w:suppressAutoHyphens w:val="true"/>
      <w:bidi w:val="0"/>
      <w:spacing w:lineRule="auto" w:line="360" w:before="0" w:after="0"/>
      <w:jc w:val="center"/>
    </w:pPr>
    <w:rPr>
      <w:rFonts w:ascii="Times New Roman" w:hAnsi="Times New Roman" w:eastAsia="Cambria" w:cs="" w:cstheme="minorBidi" w:eastAsiaTheme="minorHAnsi"/>
      <w:color w:val="auto"/>
      <w:kern w:val="0"/>
      <w:sz w:val="22"/>
      <w:szCs w:val="24"/>
      <w:lang w:val="en-US" w:eastAsia="en-US" w:bidi="ar-SA"/>
    </w:rPr>
  </w:style>
  <w:style w:type="paragraph" w:styleId="Date">
    <w:name w:val="Date"/>
    <w:next w:val="BodyText"/>
    <w:qFormat/>
    <w:pPr>
      <w:keepNext w:val="true"/>
      <w:keepLines/>
      <w:widowControl/>
      <w:suppressAutoHyphens w:val="true"/>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 w:customStyle="1">
    <w:name w:val="Abstract"/>
    <w:basedOn w:val="Normal"/>
    <w:next w:val="BodyText"/>
    <w:qFormat/>
    <w:rsid w:val="00ad55a2"/>
    <w:pPr>
      <w:keepNext w:val="true"/>
      <w:keepLines/>
      <w:spacing w:before="300" w:after="300"/>
      <w:jc w:val="center"/>
    </w:pPr>
    <w:rPr>
      <w:b/>
      <w:bCs/>
      <w:sz w:val="32"/>
      <w:szCs w:val="32"/>
    </w:rPr>
  </w:style>
  <w:style w:type="paragraph" w:styleId="Bibliography">
    <w:name w:val="Bibliography"/>
    <w:basedOn w:val="Normal"/>
    <w:qFormat/>
    <w:rsid w:val="00e25b66"/>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rsid w:val="00a73bf1"/>
    <w:pPr>
      <w:spacing w:before="0" w:after="0"/>
    </w:pPr>
    <w:rPr>
      <w:sz w:val="16"/>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BodyText"/>
    <w:qFormat/>
    <w:rsid w:val="001571ea"/>
    <w:pPr>
      <w:spacing w:lineRule="auto" w:line="240"/>
    </w:pPr>
    <w:rPr/>
  </w:style>
  <w:style w:type="paragraph" w:styleId="ImageCaption" w:customStyle="1">
    <w:name w:val="Image Caption"/>
    <w:basedOn w:val="Caption"/>
    <w:qFormat/>
    <w:rsid w:val="00a416b6"/>
    <w:pPr/>
    <w:rPr/>
  </w:style>
  <w:style w:type="paragraph" w:styleId="Figure" w:customStyle="1">
    <w:name w:val="Figure"/>
    <w:basedOn w:val="Normal"/>
    <w:qFormat/>
    <w:pPr/>
    <w:rPr/>
  </w:style>
  <w:style w:type="paragraph" w:styleId="CaptionedFigure" w:customStyle="1">
    <w:name w:val="Captioned Figure"/>
    <w:basedOn w:val="Normal"/>
    <w:qFormat/>
    <w:rsid w:val="00f94e32"/>
    <w:pPr>
      <w:keepNext w:val="true"/>
    </w:pPr>
    <w:rPr>
      <w:rFonts w:cs="Times New Roman"/>
      <w:szCs w:val="22"/>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b w:val="false"/>
      <w:bCs w:val="false"/>
      <w:color w:themeColor="accent1" w:themeShade="bf" w:val="365F91"/>
    </w:rPr>
  </w:style>
  <w:style w:type="paragraph" w:styleId="SourceCode" w:customStyle="1">
    <w:name w:val="Source Code"/>
    <w:basedOn w:val="Normal"/>
    <w:link w:val="VerbatimChar"/>
    <w:qFormat/>
    <w:pPr>
      <w:shd w:val="clear" w:color="auto" w:fill="F8F8F8"/>
    </w:pPr>
    <w:rPr/>
  </w:style>
  <w:style w:type="paragraph" w:styleId="HeaderandFooter" w:customStyle="1">
    <w:name w:val="Header and Footer"/>
    <w:basedOn w:val="Normal"/>
    <w:qFormat/>
    <w:pPr/>
    <w:rPr/>
  </w:style>
  <w:style w:type="paragraph" w:styleId="Footer">
    <w:name w:val="Footer"/>
    <w:basedOn w:val="Normal"/>
    <w:link w:val="FooterChar"/>
    <w:semiHidden/>
    <w:unhideWhenUsed/>
    <w:rsid w:val="00e25b66"/>
    <w:pPr>
      <w:suppressLineNumbers/>
      <w:tabs>
        <w:tab w:val="clear" w:pos="720"/>
        <w:tab w:val="center" w:pos="4513" w:leader="none"/>
        <w:tab w:val="right" w:pos="9026" w:leader="none"/>
      </w:tabs>
      <w:spacing w:before="0" w:after="0"/>
    </w:pPr>
    <w:rPr>
      <w:sz w:val="16"/>
    </w:rPr>
  </w:style>
  <w:style w:type="paragraph" w:styleId="BodyTextIndent">
    <w:name w:val="Body Text Indent"/>
    <w:basedOn w:val="BodyText"/>
    <w:link w:val="BodyTextIndentChar"/>
    <w:unhideWhenUsed/>
    <w:qFormat/>
    <w:rsid w:val="00a63a6b"/>
    <w:pPr>
      <w:spacing w:lineRule="auto" w:line="240" w:before="0" w:after="200"/>
      <w:ind w:firstLine="360"/>
      <w:jc w:val="left"/>
    </w:pPr>
    <w:rPr>
      <w:rFonts w:ascii="Cambria" w:hAnsi="Cambria" w:asciiTheme="minorHAnsi" w:hAnsiTheme="minorHAnsi"/>
      <w:sz w:val="24"/>
    </w:rPr>
  </w:style>
  <w:style w:type="paragraph" w:styleId="Index1">
    <w:name w:val="Index 1"/>
    <w:basedOn w:val="Normal"/>
    <w:next w:val="Normal"/>
    <w:autoRedefine/>
    <w:qFormat/>
    <w:rsid w:val="00a63a6b"/>
    <w:pPr>
      <w:spacing w:before="0" w:after="0"/>
      <w:ind w:hanging="240" w:left="240"/>
    </w:pPr>
    <w:rPr/>
  </w:style>
  <w:style w:type="paragraph" w:styleId="Index2">
    <w:name w:val="Index 2"/>
    <w:basedOn w:val="Normal"/>
    <w:next w:val="Normal"/>
    <w:autoRedefine/>
    <w:unhideWhenUsed/>
    <w:qFormat/>
    <w:rsid w:val="00a63a6b"/>
    <w:pPr>
      <w:spacing w:before="0" w:after="0"/>
      <w:ind w:hanging="240" w:left="480"/>
    </w:pPr>
    <w:rPr/>
  </w:style>
  <w:style w:type="paragraph" w:styleId="Index3">
    <w:name w:val="Index 3"/>
    <w:basedOn w:val="Normal"/>
    <w:next w:val="Normal"/>
    <w:autoRedefine/>
    <w:unhideWhenUsed/>
    <w:qFormat/>
    <w:rsid w:val="00a63a6b"/>
    <w:pPr>
      <w:spacing w:before="0" w:after="0"/>
      <w:ind w:hanging="240" w:left="720"/>
    </w:pPr>
    <w:rPr/>
  </w:style>
  <w:style w:type="paragraph" w:styleId="ListBullet3">
    <w:name w:val="List Bullet 3"/>
    <w:basedOn w:val="Normal"/>
    <w:unhideWhenUsed/>
    <w:qFormat/>
    <w:rsid w:val="00ed1205"/>
    <w:pPr>
      <w:spacing w:before="0" w:after="200"/>
      <w:ind w:hanging="283" w:left="566"/>
      <w:contextualSpacing/>
    </w:pPr>
    <w:rPr/>
  </w:style>
  <w:style w:type="paragraph" w:styleId="ListBullet4">
    <w:name w:val="List Bullet 4"/>
    <w:basedOn w:val="Normal"/>
    <w:unhideWhenUsed/>
    <w:qFormat/>
    <w:rsid w:val="00ea0107"/>
    <w:pPr>
      <w:spacing w:before="0" w:after="200"/>
      <w:ind w:hanging="283" w:left="849"/>
      <w:contextualSpacing/>
    </w:pPr>
    <w:rPr/>
  </w:style>
  <w:style w:type="paragraph" w:styleId="ListNumber">
    <w:name w:val="List Number"/>
    <w:basedOn w:val="Normal"/>
    <w:unhideWhenUsed/>
    <w:qFormat/>
    <w:rsid w:val="00f66c3d"/>
    <w:pPr>
      <w:numPr>
        <w:ilvl w:val="0"/>
        <w:numId w:val="3"/>
      </w:numPr>
      <w:spacing w:before="0" w:after="200"/>
      <w:contextualSpacing/>
    </w:pPr>
    <w:rPr/>
  </w:style>
  <w:style w:type="paragraph" w:styleId="ListNumber2">
    <w:name w:val="List Number 2"/>
    <w:basedOn w:val="Normal"/>
    <w:unhideWhenUsed/>
    <w:qFormat/>
    <w:rsid w:val="00f66c3d"/>
    <w:pPr>
      <w:numPr>
        <w:ilvl w:val="0"/>
        <w:numId w:val="2"/>
      </w:numPr>
      <w:spacing w:before="0" w:after="200"/>
      <w:contextualSpacing/>
    </w:pPr>
    <w:rPr/>
  </w:style>
  <w:style w:type="paragraph" w:styleId="ListNumber3">
    <w:name w:val="List Number 3"/>
    <w:basedOn w:val="Normal"/>
    <w:unhideWhenUsed/>
    <w:qFormat/>
    <w:rsid w:val="00f647ab"/>
    <w:pPr>
      <w:numPr>
        <w:ilvl w:val="0"/>
        <w:numId w:val="1"/>
      </w:numPr>
      <w:spacing w:before="0" w:after="200"/>
      <w:contextualSpacing/>
    </w:pPr>
    <w:rPr/>
  </w:style>
  <w:style w:type="paragraph" w:styleId="ListContinue">
    <w:name w:val="List Continue"/>
    <w:basedOn w:val="Normal"/>
    <w:unhideWhenUsed/>
    <w:qFormat/>
    <w:rsid w:val="00ed1205"/>
    <w:pPr>
      <w:spacing w:before="0" w:after="120"/>
      <w:ind w:left="283"/>
      <w:contextualSpacing/>
    </w:pPr>
    <w:rPr/>
  </w:style>
  <w:style w:type="paragraph" w:styleId="ListContinue2">
    <w:name w:val="List Continue 2"/>
    <w:basedOn w:val="Normal"/>
    <w:unhideWhenUsed/>
    <w:qFormat/>
    <w:rsid w:val="00ed1205"/>
    <w:pPr>
      <w:spacing w:before="0" w:after="120"/>
      <w:ind w:left="566"/>
      <w:contextualSpacing/>
    </w:pPr>
    <w:rPr/>
  </w:style>
  <w:style w:type="paragraph" w:styleId="ListContinue3">
    <w:name w:val="List Continue 3"/>
    <w:basedOn w:val="Normal"/>
    <w:unhideWhenUsed/>
    <w:qFormat/>
    <w:rsid w:val="000a63c5"/>
    <w:pPr>
      <w:spacing w:before="0" w:after="120"/>
      <w:ind w:left="849"/>
      <w:contextualSpacing/>
    </w:pPr>
    <w:rPr/>
  </w:style>
  <w:style w:type="paragraph" w:styleId="ListBullet">
    <w:name w:val="List Bullet"/>
    <w:basedOn w:val="Normal"/>
    <w:semiHidden/>
    <w:unhideWhenUsed/>
    <w:qFormat/>
    <w:rsid w:val="00ed1205"/>
    <w:pPr>
      <w:numPr>
        <w:ilvl w:val="0"/>
        <w:numId w:val="5"/>
      </w:numPr>
      <w:spacing w:before="0" w:after="200"/>
      <w:contextualSpacing/>
    </w:pPr>
    <w:rPr/>
  </w:style>
  <w:style w:type="paragraph" w:styleId="ListBullet2">
    <w:name w:val="List Bullet 2"/>
    <w:basedOn w:val="Normal"/>
    <w:semiHidden/>
    <w:unhideWhenUsed/>
    <w:qFormat/>
    <w:rsid w:val="00ed1205"/>
    <w:pPr>
      <w:numPr>
        <w:ilvl w:val="0"/>
        <w:numId w:val="4"/>
      </w:numPr>
      <w:spacing w:before="0" w:after="200"/>
      <w:contextualSpacing/>
    </w:pPr>
    <w:rPr/>
  </w:style>
  <w:style w:type="paragraph" w:styleId="Bibliography1" w:customStyle="1">
    <w:name w:val="Bibliography 1"/>
    <w:basedOn w:val="Index"/>
    <w:qFormat/>
    <w:pPr>
      <w:spacing w:lineRule="atLeast" w:line="240" w:before="0" w:after="0"/>
      <w:ind w:hanging="720" w:left="720"/>
    </w:pPr>
    <w:rPr/>
  </w:style>
  <w:style w:type="paragraph" w:styleId="Revision">
    <w:name w:val="Revision"/>
    <w:semiHidden/>
    <w:qFormat/>
    <w:rsid w:val="00845c05"/>
    <w:pPr>
      <w:widowControl/>
      <w:suppressAutoHyphens w:val="false"/>
      <w:bidi w:val="0"/>
      <w:spacing w:before="0" w:after="0"/>
      <w:jc w:val="left"/>
    </w:pPr>
    <w:rPr>
      <w:rFonts w:ascii="Times New Roman" w:hAnsi="Times New Roman" w:eastAsia="Cambria" w:cs="" w:cstheme="minorBidi" w:eastAsiaTheme="minorHAnsi"/>
      <w:color w:val="auto"/>
      <w:kern w:val="0"/>
      <w:sz w:val="22"/>
      <w:szCs w:val="24"/>
      <w:lang w:val="en-US" w:eastAsia="en-US" w:bidi="ar-SA"/>
    </w:rPr>
  </w:style>
  <w:style w:type="paragraph" w:styleId="AnnotationText">
    <w:name w:val="Annotation Text"/>
    <w:basedOn w:val="Normal"/>
    <w:link w:val="CommentTextChar"/>
    <w:semiHidden/>
    <w:unhideWhenUsed/>
    <w:rsid w:val="00ac0f3f"/>
    <w:pPr/>
    <w:rPr>
      <w:sz w:val="20"/>
      <w:szCs w:val="20"/>
    </w:rPr>
  </w:style>
  <w:style w:type="paragraph" w:styleId="annotationsubject">
    <w:name w:val="annotation subject"/>
    <w:basedOn w:val="AnnotationText"/>
    <w:next w:val="AnnotationText"/>
    <w:link w:val="CommentSubjectChar"/>
    <w:semiHidden/>
    <w:unhideWhenUsed/>
    <w:qFormat/>
    <w:rsid w:val="00ac0f3f"/>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color="auto" w:sz="0" w:space="0"/>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thub.com/Buffan3369/GABI-gen3sis.git" TargetMode="External"/><Relationship Id="rId3" Type="http://schemas.openxmlformats.org/officeDocument/2006/relationships/hyperlink" Target="https://doi.org/10.6084/m9.figshare.31160704" TargetMode="Externa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hyperlink" Target="https://doi.org/10.1130/G37624.1" TargetMode="External"/><Relationship Id="rId9" Type="http://schemas.openxmlformats.org/officeDocument/2006/relationships/hyperlink" Target="https://doi.org/10.1073/pnas.1423853112" TargetMode="External"/><Relationship Id="rId10" Type="http://schemas.openxmlformats.org/officeDocument/2006/relationships/hyperlink" Target="https://doi.org/10.1111/geb.13683" TargetMode="External"/><Relationship Id="rId11" Type="http://schemas.openxmlformats.org/officeDocument/2006/relationships/hyperlink" Target="https://doi.org/10.1038/sdata.2018.214" TargetMode="External"/><Relationship Id="rId12" Type="http://schemas.openxmlformats.org/officeDocument/2006/relationships/hyperlink" Target="https://doi.org/10.1126/science.adu0704" TargetMode="External"/><Relationship Id="rId13" Type="http://schemas.openxmlformats.org/officeDocument/2006/relationships/hyperlink" Target="https://doi.org/10.1038/s41559-023-02220-8" TargetMode="External"/><Relationship Id="rId14" Type="http://schemas.openxmlformats.org/officeDocument/2006/relationships/hyperlink" Target="https://doi.org/10.1029/2025GC012288" TargetMode="External"/><Relationship Id="rId15" Type="http://schemas.openxmlformats.org/officeDocument/2006/relationships/hyperlink" Target="https://doi.org/10.1073/pnas.2009397117" TargetMode="External"/><Relationship Id="rId16" Type="http://schemas.openxmlformats.org/officeDocument/2006/relationships/hyperlink" Target="https://doi.org/10.3389/fgene.2014.00451" TargetMode="External"/><Relationship Id="rId17" Type="http://schemas.openxmlformats.org/officeDocument/2006/relationships/hyperlink" Target="https://doi.org/10.1525/california/9780520268685.003.0018" TargetMode="External"/><Relationship Id="rId18" Type="http://schemas.openxmlformats.org/officeDocument/2006/relationships/hyperlink" Target="https://link.springer.com/10.1007/978-94-017-9792-4" TargetMode="External"/><Relationship Id="rId19" Type="http://schemas.openxmlformats.org/officeDocument/2006/relationships/hyperlink" Target="https://doi.org/10.1111/j.1600-0587.2010.06327.x" TargetMode="External"/><Relationship Id="rId20" Type="http://schemas.openxmlformats.org/officeDocument/2006/relationships/hyperlink" Target="https://doi.org/10.1146/annurev-earth-072619-060126" TargetMode="External"/><Relationship Id="rId21" Type="http://schemas.openxmlformats.org/officeDocument/2006/relationships/hyperlink" Target="https://doi.org/10.1038/s41598-020-58575-6" TargetMode="External"/><Relationship Id="rId22" Type="http://schemas.openxmlformats.org/officeDocument/2006/relationships/hyperlink" Target="https://doi.org/10.1111/geb.12504" TargetMode="External"/><Relationship Id="rId23" Type="http://schemas.openxmlformats.org/officeDocument/2006/relationships/hyperlink" Target="https://doi.org/10.1111/pala.70012" TargetMode="External"/><Relationship Id="rId24" Type="http://schemas.openxmlformats.org/officeDocument/2006/relationships/hyperlink" Target="https://doi.org/10.1098/rspb.2025.1745" TargetMode="External"/><Relationship Id="rId25" Type="http://schemas.openxmlformats.org/officeDocument/2006/relationships/hyperlink" Target="https://doi.org/10.1038/s44185-024-00045-7" TargetMode="External"/><Relationship Id="rId26" Type="http://schemas.openxmlformats.org/officeDocument/2006/relationships/hyperlink" Target="https://doi.org/10.1038/s44185-024-00045-7" TargetMode="External"/><Relationship Id="rId27" Type="http://schemas.openxmlformats.org/officeDocument/2006/relationships/hyperlink" Target="https://eartharxiv.org/repository/view/6269/" TargetMode="External"/><Relationship Id="rId28" Type="http://schemas.openxmlformats.org/officeDocument/2006/relationships/hyperlink" Target="https://doi.org/10.1111/ecog.06132" TargetMode="External"/><Relationship Id="rId29" Type="http://schemas.openxmlformats.org/officeDocument/2006/relationships/hyperlink" Target="https://doi.org/10.1371/journal.pbio.3001340" TargetMode="External"/><Relationship Id="rId30" Type="http://schemas.openxmlformats.org/officeDocument/2006/relationships/hyperlink" Target="https://doi.org/10.1073/pnas.2026347118" TargetMode="External"/><Relationship Id="rId31" Type="http://schemas.openxmlformats.org/officeDocument/2006/relationships/hyperlink" Target="https://doi.org/10.5194/gmd-12-5137-2019" TargetMode="External"/><Relationship Id="rId32" Type="http://schemas.openxmlformats.org/officeDocument/2006/relationships/hyperlink" Target="http://repository.si.edu/xmlui/handle/10088/35473" TargetMode="External"/><Relationship Id="rId33" Type="http://schemas.openxmlformats.org/officeDocument/2006/relationships/hyperlink" Target="https://www.jstor.org/stable/27803924" TargetMode="External"/><Relationship Id="rId34" Type="http://schemas.openxmlformats.org/officeDocument/2006/relationships/hyperlink" Target="https://doi.org/10.1371/journal.pone.0332766" TargetMode="External"/><Relationship Id="rId35" Type="http://schemas.openxmlformats.org/officeDocument/2006/relationships/hyperlink" Target="https://doi.org/10.3390/d17030153" TargetMode="External"/><Relationship Id="rId36" Type="http://schemas.openxmlformats.org/officeDocument/2006/relationships/hyperlink" Target="https://www.jstor.org/stable/1688046" TargetMode="External"/><Relationship Id="rId37" Type="http://schemas.openxmlformats.org/officeDocument/2006/relationships/hyperlink" Target="https://doi.org/10.1126/science.aaa2815" TargetMode="External"/><Relationship Id="rId38" Type="http://schemas.openxmlformats.org/officeDocument/2006/relationships/hyperlink" Target="https://CRAN.R-project.org/package=h3jsr" TargetMode="External"/><Relationship Id="rId39" Type="http://schemas.openxmlformats.org/officeDocument/2006/relationships/hyperlink" Target="https://doi.org/10.1126/sciadv.1600883" TargetMode="External"/><Relationship Id="rId40" Type="http://schemas.openxmlformats.org/officeDocument/2006/relationships/hyperlink" Target="https://doi.org/10.3389/fpls.2019.01328" TargetMode="External"/><Relationship Id="rId41" Type="http://schemas.openxmlformats.org/officeDocument/2006/relationships/hyperlink" Target="https://doi.org/10.1126/sciadv.abj2271" TargetMode="External"/><Relationship Id="rId42" Type="http://schemas.openxmlformats.org/officeDocument/2006/relationships/hyperlink" Target="https://doi.org/10.1007/s10914-011-9175-9" TargetMode="External"/><Relationship Id="rId43" Type="http://schemas.openxmlformats.org/officeDocument/2006/relationships/hyperlink" Target="https://doi.org/10.1126/sciadv.abc6228" TargetMode="External"/><Relationship Id="rId44" Type="http://schemas.openxmlformats.org/officeDocument/2006/relationships/hyperlink" Target="https://doi.org/10.1093/sysbio/syac048" TargetMode="External"/><Relationship Id="rId45" Type="http://schemas.openxmlformats.org/officeDocument/2006/relationships/hyperlink" Target="https://doi.org/10.1126/science.adf7122" TargetMode="External"/><Relationship Id="rId46" Type="http://schemas.openxmlformats.org/officeDocument/2006/relationships/hyperlink" Target="https://doi.org/10.1111/j.1461-0248.2012.01855.x" TargetMode="External"/><Relationship Id="rId47" Type="http://schemas.openxmlformats.org/officeDocument/2006/relationships/hyperlink" Target="https://doi.org/10.1111/j.1600-0587.2009.06335.x" TargetMode="External"/><Relationship Id="rId48" Type="http://schemas.openxmlformats.org/officeDocument/2006/relationships/hyperlink" Target="https://doi.org/10.1007/978-1-4684-9181-4" TargetMode="External"/><Relationship Id="rId49" Type="http://schemas.openxmlformats.org/officeDocument/2006/relationships/hyperlink" Target="https://doi.org/10.1038/s41598-022-05266-z" TargetMode="External"/><Relationship Id="rId50" Type="http://schemas.openxmlformats.org/officeDocument/2006/relationships/hyperlink" Target="https://www.degruyterbrill.com/document/doi/10.7312/wood13040-008/html" TargetMode="External"/><Relationship Id="rId51" Type="http://schemas.openxmlformats.org/officeDocument/2006/relationships/hyperlink" Target="https://doi.org/10.3389/fmamm.2024.1518039" TargetMode="External"/><Relationship Id="rId52" Type="http://schemas.openxmlformats.org/officeDocument/2006/relationships/hyperlink" Target="https://doi.org/10.1016/j.geobios.2006.09.005" TargetMode="External"/><Relationship Id="rId53" Type="http://schemas.openxmlformats.org/officeDocument/2006/relationships/hyperlink" Target="https://doi.org/10.2307/1381862" TargetMode="External"/><Relationship Id="rId54" Type="http://schemas.openxmlformats.org/officeDocument/2006/relationships/hyperlink" Target="https://www.jstor.org/stable/2400220" TargetMode="External"/><Relationship Id="rId55" Type="http://schemas.openxmlformats.org/officeDocument/2006/relationships/hyperlink" Target="https://doi.org/10.1017/S0094837300010605" TargetMode="External"/><Relationship Id="rId56" Type="http://schemas.openxmlformats.org/officeDocument/2006/relationships/hyperlink" Target="https://doi.org/10.1073/pnas.0903811106" TargetMode="External"/><Relationship Id="rId57" Type="http://schemas.openxmlformats.org/officeDocument/2006/relationships/hyperlink" Target="https://doi.org/10.1016/j.tree.2004.09.011" TargetMode="External"/><Relationship Id="rId58" Type="http://schemas.openxmlformats.org/officeDocument/2006/relationships/hyperlink" Target="https://doi.org/10.1007/s10914-010-9144-8" TargetMode="External"/><Relationship Id="rId59" Type="http://schemas.openxmlformats.org/officeDocument/2006/relationships/comments" Target="comments.xml"/><Relationship Id="rId60" Type="http://schemas.microsoft.com/office/2011/relationships/commentsExtended" Target="commentsExtended.xml"/><Relationship Id="rId61" Type="http://schemas.openxmlformats.org/officeDocument/2006/relationships/numbering" Target="numbering.xml"/><Relationship Id="rId62" Type="http://schemas.openxmlformats.org/officeDocument/2006/relationships/fontTable" Target="fontTable.xml"/><Relationship Id="rId63" Type="http://schemas.openxmlformats.org/officeDocument/2006/relationships/settings" Target="settings.xml"/><Relationship Id="rId6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223</TotalTime>
  <Application>LibreOffice/24.2.7.2$Linux_X86_64 LibreOffice_project/420$Build-2</Application>
  <AppVersion>15.0000</AppVersion>
  <Pages>25</Pages>
  <Words>8085</Words>
  <Characters>46797</Characters>
  <CharactersWithSpaces>54784</CharactersWithSpaces>
  <Paragraphs>139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2026-05-07T13:23:00Z</dcterms:created>
  <dc:creator>Lucas Buffan¹*, Fabien L. Condamine¹, Sara Varela²</dc:creator>
  <dc:description/>
  <dc:language>en-GB</dc:language>
  <cp:lastModifiedBy>Lucas Buffan</cp:lastModifiedBy>
  <dcterms:modified xsi:type="dcterms:W3CDTF">2026-05-24T13:47:22Z</dcterms:modified>
  <cp:revision>14</cp:revision>
  <dc:subject/>
  <dc:title>Palaeoclimate alone fails to explain the asymmetry of the Great American Biotic Interchange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references1.bib</vt:lpwstr>
  </property>
  <property fmtid="{D5CDD505-2E9C-101B-9397-08002B2CF9AE}" pid="5" name="by-author">
    <vt:lpwstr/>
  </property>
  <property fmtid="{D5CDD505-2E9C-101B-9397-08002B2CF9AE}" pid="6" name="crossref">
    <vt:lpwstr/>
  </property>
  <property fmtid="{D5CDD505-2E9C-101B-9397-08002B2CF9AE}" pid="7" name="csl">
    <vt:lpwstr>ecology-letters.csl</vt:lpwstr>
  </property>
  <property fmtid="{D5CDD505-2E9C-101B-9397-08002B2CF9AE}" pid="8" name="editor">
    <vt:lpwstr>visual</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oc-title">
    <vt:lpwstr>Table of contents</vt:lpwstr>
  </property>
</Properties>
</file>