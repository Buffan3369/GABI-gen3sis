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eastAsia="en-US" w:bidi="ar-SA"/>
        </w:rPr>
      </w:pPr>
      <w:r>
        <w:rPr>
          <w:lang w:val="en-GB" w:eastAsia="en-US" w:bidi="ar-SA"/>
        </w:rPr>
        <w:t>Palaeoclimate alone fails to explain the asymmetry of the Great American Biotic Interchange</w:t>
      </w:r>
    </w:p>
    <w:p>
      <w:pPr>
        <w:pStyle w:val="Author"/>
        <w:rPr>
          <w:lang w:val="en-GB" w:eastAsia="en-US" w:bidi="ar-SA"/>
        </w:rPr>
      </w:pPr>
      <w:r>
        <w:rPr>
          <w:lang w:val="en-GB" w:eastAsia="en-US" w:bidi="ar-SA"/>
        </w:rPr>
        <w:t>Lucas Buffan¹*, Fabien L. Condamine¹, Philip B. Holden², Sara Varela³</w:t>
      </w:r>
    </w:p>
    <w:p>
      <w:pPr>
        <w:pStyle w:val="FirstParagraph"/>
        <w:rPr>
          <w:lang w:val="en-GB" w:eastAsia="en-US" w:bidi="ar-SA"/>
        </w:rPr>
      </w:pPr>
      <w:r>
        <w:rPr>
          <w:lang w:val="en-GB" w:eastAsia="en-US" w:bidi="ar-SA"/>
        </w:rPr>
        <w:t xml:space="preserve">¹ </w:t>
      </w:r>
      <w:r>
        <w:rPr>
          <w:lang w:val="en-GB" w:eastAsia="en-US" w:bidi="ar-SA"/>
        </w:rPr>
        <w:t>Institut des Sciences de l’Evolution de Montpellier, Université de Montpellier, CNRS, IRD, Place Eugène Bataillon, 34095 Montpellier cedex 5, France</w:t>
      </w:r>
    </w:p>
    <w:p>
      <w:pPr>
        <w:pStyle w:val="BodyText"/>
        <w:rPr>
          <w:lang w:val="en-GB" w:eastAsia="en-US" w:bidi="ar-SA"/>
        </w:rPr>
      </w:pPr>
      <w:r>
        <w:rPr>
          <w:lang w:val="en-GB" w:eastAsia="en-US" w:bidi="ar-SA"/>
        </w:rPr>
        <w:t xml:space="preserve">² </w:t>
      </w:r>
      <w:r>
        <w:rPr>
          <w:lang w:val="en-GB" w:eastAsia="en-US" w:bidi="ar-SA"/>
        </w:rPr>
        <w:t>Environment, Earth and Ecosystem Sciences, The Open University, Walton Hall, Milton Keynes, MK7 6AA, UK</w:t>
      </w:r>
    </w:p>
    <w:p>
      <w:pPr>
        <w:pStyle w:val="BodyText"/>
        <w:rPr>
          <w:lang w:val="en-GB" w:eastAsia="en-US" w:bidi="ar-SA"/>
        </w:rPr>
      </w:pPr>
      <w:r>
        <w:rPr>
          <w:lang w:val="en-GB" w:eastAsia="en-US" w:bidi="ar-SA"/>
        </w:rPr>
        <w:t xml:space="preserve">³ </w:t>
      </w:r>
      <w:r>
        <w:rPr>
          <w:lang w:val="en-GB" w:eastAsia="en-US" w:bidi="ar-SA"/>
        </w:rPr>
        <w:t>Centro de Investigación Mariña, Departamento de Ecoloxía e Bioloxía Animal, Universidade de Vigo, Campus Lagoas-Marcosende, 36310 Vigo, Spain</w:t>
      </w:r>
    </w:p>
    <w:p>
      <w:pPr>
        <w:pStyle w:val="BodyText"/>
        <w:rPr>
          <w:lang w:val="en-GB" w:eastAsia="en-US" w:bidi="ar-SA"/>
        </w:rPr>
      </w:pPr>
      <w:r>
        <w:rPr>
          <w:lang w:val="en-GB" w:eastAsia="en-US" w:bidi="ar-SA"/>
        </w:rPr>
        <w:t>* Corresponding author: lucas.l.buffan@gmail.com</w:t>
      </w:r>
    </w:p>
    <w:p>
      <w:pPr>
        <w:pStyle w:val="Heading1"/>
        <w:rPr>
          <w:lang w:val="en-GB" w:eastAsia="en-US" w:bidi="ar-SA"/>
        </w:rPr>
      </w:pPr>
      <w:r>
        <w:rPr>
          <w:lang w:val="en-GB" w:eastAsia="en-US" w:bidi="ar-SA"/>
        </w:rPr>
        <w:t>Statement of authorship</w:t>
      </w:r>
    </w:p>
    <w:p>
      <w:pPr>
        <w:pStyle w:val="FirstParagraph"/>
        <w:rPr>
          <w:lang w:val="en-GB" w:eastAsia="en-US" w:bidi="ar-SA"/>
        </w:rPr>
      </w:pPr>
      <w:bookmarkStart w:id="0" w:name="statement-of-authorship"/>
      <w:r>
        <w:rPr>
          <w:lang w:val="en-GB" w:eastAsia="en-US" w:bidi="ar-SA"/>
        </w:rPr>
        <w:t>S.V. and L.B. designed the project. P.B.H. gave inputs on palaeoclimate data usage. L.B. ran the simulations, performed the analyses, produced the figures and wrote the manuscript with inputs from all co-authors.</w:t>
      </w:r>
      <w:bookmarkEnd w:id="0"/>
    </w:p>
    <w:p>
      <w:pPr>
        <w:pStyle w:val="Heading1"/>
        <w:rPr>
          <w:lang w:val="en-GB" w:eastAsia="en-US" w:bidi="ar-SA"/>
        </w:rPr>
      </w:pPr>
      <w:bookmarkStart w:id="1" w:name="data-availability-statement"/>
      <w:r>
        <w:rPr>
          <w:lang w:val="en-GB" w:eastAsia="en-US" w:bidi="ar-SA"/>
        </w:rPr>
        <w:t>Data availability statement</w:t>
      </w:r>
    </w:p>
    <w:p>
      <w:pPr>
        <w:pStyle w:val="FirstParagraph"/>
        <w:rPr/>
      </w:pPr>
      <w:r>
        <w:rPr>
          <w:lang w:val="en-GB" w:eastAsia="en-US" w:bidi="ar-SA"/>
        </w:rPr>
        <w:t xml:space="preserve">R scripts for generating, analysing and visualising the data are available at </w:t>
      </w:r>
      <w:hyperlink r:id="rId2">
        <w:r>
          <w:rPr>
            <w:rStyle w:val="Hyperlink"/>
            <w:lang w:val="en-GB" w:eastAsia="en-US" w:bidi="ar-SA"/>
          </w:rPr>
          <w:t>https://github.com/Buffan3369/GABI-gen3sis.git</w:t>
        </w:r>
      </w:hyperlink>
      <w:r>
        <w:rPr>
          <w:lang w:val="en-GB" w:eastAsia="en-US" w:bidi="ar-SA"/>
        </w:rPr>
        <w:t xml:space="preserve">. Simulation landscapes and config files are available at </w:t>
      </w:r>
      <w:hyperlink r:id="rId3">
        <w:r>
          <w:rPr>
            <w:rStyle w:val="Hyperlink"/>
            <w:lang w:val="en-GB" w:eastAsia="en-US" w:bidi="ar-SA"/>
          </w:rPr>
          <w:t>https://doi.org/10.6084/m9.figshare.31160704</w:t>
        </w:r>
      </w:hyperlink>
      <w:r>
        <w:rPr>
          <w:lang w:val="en-GB" w:eastAsia="en-US" w:bidi="ar-SA"/>
        </w:rPr>
        <w:t>.</w:t>
      </w:r>
      <w:bookmarkEnd w:id="1"/>
    </w:p>
    <w:p>
      <w:pPr>
        <w:pStyle w:val="Heading1"/>
        <w:rPr>
          <w:lang w:val="en-GB" w:eastAsia="en-US" w:bidi="ar-SA"/>
        </w:rPr>
      </w:pPr>
      <w:r>
        <w:rPr>
          <w:lang w:val="en-GB" w:eastAsia="en-US" w:bidi="ar-SA"/>
        </w:rPr>
        <w:t>Keywords</w:t>
      </w:r>
    </w:p>
    <w:p>
      <w:pPr>
        <w:pStyle w:val="FirstParagraph"/>
        <w:rPr>
          <w:lang w:val="en-GB" w:eastAsia="en-US" w:bidi="ar-SA"/>
        </w:rPr>
      </w:pPr>
      <w:bookmarkStart w:id="2" w:name="keywords"/>
      <w:r>
        <w:rPr>
          <w:lang w:val="en-GB" w:eastAsia="en-US" w:bidi="ar-SA"/>
        </w:rPr>
        <w:t>Biotic Interchange; Eco-evolutionary simulations; Macroecology; Palaeoclimate</w:t>
      </w:r>
      <w:bookmarkEnd w:id="2"/>
    </w:p>
    <w:p>
      <w:pPr>
        <w:pStyle w:val="Heading1"/>
        <w:rPr>
          <w:lang w:val="en-GB" w:eastAsia="en-US" w:bidi="ar-SA"/>
        </w:rPr>
      </w:pPr>
      <w:bookmarkStart w:id="3" w:name="additional-data"/>
      <w:bookmarkEnd w:id="3"/>
      <w:r>
        <w:rPr>
          <w:lang w:val="en-GB" w:eastAsia="en-US" w:bidi="ar-SA"/>
        </w:rPr>
        <w:t>Additional data</w:t>
      </w:r>
    </w:p>
    <w:p>
      <w:pPr>
        <w:pStyle w:val="Compact"/>
        <w:numPr>
          <w:ilvl w:val="0"/>
          <w:numId w:val="6"/>
        </w:numPr>
        <w:rPr>
          <w:lang w:val="en-GB" w:eastAsia="en-US" w:bidi="ar-SA"/>
        </w:rPr>
      </w:pPr>
      <w:r>
        <w:rPr>
          <w:i/>
          <w:iCs/>
          <w:lang w:val="en-GB" w:eastAsia="en-US" w:bidi="ar-SA"/>
        </w:rPr>
        <w:t>running title</w:t>
      </w:r>
      <w:r>
        <w:rPr>
          <w:lang w:val="en-GB" w:eastAsia="en-US" w:bidi="ar-SA"/>
        </w:rPr>
        <w:t xml:space="preserve"> : Palaeoclimate and the Great American Interchange</w:t>
      </w:r>
    </w:p>
    <w:p>
      <w:pPr>
        <w:pStyle w:val="Compact"/>
        <w:numPr>
          <w:ilvl w:val="0"/>
          <w:numId w:val="6"/>
        </w:numPr>
        <w:rPr>
          <w:lang w:val="en-GB" w:eastAsia="en-US" w:bidi="ar-SA"/>
        </w:rPr>
      </w:pPr>
      <w:r>
        <w:rPr>
          <w:i/>
          <w:iCs/>
          <w:lang w:val="en-GB" w:eastAsia="en-US" w:bidi="ar-SA"/>
        </w:rPr>
        <w:t>article type</w:t>
      </w:r>
      <w:r>
        <w:rPr>
          <w:lang w:val="en-GB" w:eastAsia="en-US" w:bidi="ar-SA"/>
        </w:rPr>
        <w:t>: Letter</w:t>
      </w:r>
    </w:p>
    <w:p>
      <w:pPr>
        <w:pStyle w:val="Compact"/>
        <w:numPr>
          <w:ilvl w:val="0"/>
          <w:numId w:val="6"/>
        </w:numPr>
        <w:rPr>
          <w:lang w:val="en-GB" w:eastAsia="en-US" w:bidi="ar-SA"/>
        </w:rPr>
      </w:pPr>
      <w:r>
        <w:rPr>
          <w:i/>
          <w:iCs/>
          <w:lang w:val="en-GB" w:eastAsia="en-US" w:bidi="ar-SA"/>
        </w:rPr>
        <w:t>abstract word count</w:t>
      </w:r>
      <w:r>
        <w:rPr>
          <w:lang w:val="en-GB" w:eastAsia="en-US" w:bidi="ar-SA"/>
        </w:rPr>
        <w:t>: 150</w:t>
      </w:r>
    </w:p>
    <w:p>
      <w:pPr>
        <w:pStyle w:val="Compact"/>
        <w:numPr>
          <w:ilvl w:val="0"/>
          <w:numId w:val="6"/>
        </w:numPr>
        <w:rPr>
          <w:lang w:val="en-GB" w:eastAsia="en-US" w:bidi="ar-SA"/>
        </w:rPr>
      </w:pPr>
      <w:r>
        <w:rPr>
          <w:i/>
          <w:iCs/>
          <w:lang w:val="en-GB" w:eastAsia="en-US" w:bidi="ar-SA"/>
        </w:rPr>
        <w:t>main text word count</w:t>
      </w:r>
      <w:r>
        <w:rPr>
          <w:lang w:val="en-GB" w:eastAsia="en-US" w:bidi="ar-SA"/>
        </w:rPr>
        <w:t xml:space="preserve">: </w:t>
      </w:r>
      <w:r>
        <w:rPr>
          <w:lang w:val="en-GB" w:eastAsia="en-US" w:bidi="ar-SA"/>
        </w:rPr>
        <w:t>5000</w:t>
      </w:r>
    </w:p>
    <w:p>
      <w:pPr>
        <w:pStyle w:val="Compact"/>
        <w:numPr>
          <w:ilvl w:val="0"/>
          <w:numId w:val="6"/>
        </w:numPr>
        <w:rPr>
          <w:lang w:val="en-GB" w:eastAsia="en-US" w:bidi="ar-SA"/>
        </w:rPr>
      </w:pPr>
      <w:r>
        <w:rPr>
          <w:i/>
          <w:iCs/>
          <w:lang w:val="en-GB" w:eastAsia="en-US" w:bidi="ar-SA"/>
        </w:rPr>
        <w:t>number of references</w:t>
      </w:r>
      <w:r>
        <w:rPr>
          <w:lang w:val="en-GB" w:eastAsia="en-US" w:bidi="ar-SA"/>
        </w:rPr>
        <w:t>: 57</w:t>
      </w:r>
    </w:p>
    <w:p>
      <w:pPr>
        <w:pStyle w:val="Compact"/>
        <w:numPr>
          <w:ilvl w:val="0"/>
          <w:numId w:val="6"/>
        </w:numPr>
        <w:rPr>
          <w:lang w:val="en-GB" w:eastAsia="en-US" w:bidi="ar-SA"/>
        </w:rPr>
      </w:pPr>
      <w:r>
        <w:rPr>
          <w:i/>
          <w:iCs/>
          <w:lang w:val="en-GB" w:eastAsia="en-US" w:bidi="ar-SA"/>
        </w:rPr>
        <w:t>number of figures</w:t>
      </w:r>
      <w:r>
        <w:rPr>
          <w:lang w:val="en-GB" w:eastAsia="en-US" w:bidi="ar-SA"/>
        </w:rPr>
        <w:t>: 4</w:t>
      </w:r>
    </w:p>
    <w:p>
      <w:pPr>
        <w:pStyle w:val="Normal"/>
        <w:rPr>
          <w:lang w:val="en-GB" w:eastAsia="en-US" w:bidi="ar-SA"/>
        </w:rPr>
      </w:pPr>
      <w:r>
        <w:rPr>
          <w:lang w:val="en-GB" w:eastAsia="en-US" w:bidi="ar-SA"/>
        </w:rPr>
      </w:r>
      <w:bookmarkStart w:id="4" w:name="additional-data_Copy_1"/>
      <w:bookmarkStart w:id="5" w:name="additional-data_Copy_1"/>
      <w:bookmarkEnd w:id="5"/>
      <w:r>
        <w:br w:type="page"/>
      </w:r>
    </w:p>
    <w:p>
      <w:pPr>
        <w:pStyle w:val="Heading1"/>
        <w:spacing w:before="0" w:after="0"/>
        <w:rPr>
          <w:lang w:val="en-GB" w:eastAsia="en-US" w:bidi="ar-SA"/>
        </w:rPr>
      </w:pPr>
      <w:bookmarkStart w:id="6" w:name="abstract"/>
      <w:bookmarkEnd w:id="6"/>
      <w:r>
        <w:rPr>
          <w:lang w:val="en-GB" w:eastAsia="en-US" w:bidi="ar-SA"/>
        </w:rPr>
        <w:t>Abstract</w:t>
      </w:r>
    </w:p>
    <w:p>
      <w:pPr>
        <w:pStyle w:val="FirstParagraph"/>
        <w:rPr>
          <w:lang w:val="en-GB" w:eastAsia="en-US" w:bidi="ar-SA"/>
        </w:rPr>
      </w:pPr>
      <w:r>
        <w:rPr>
          <w:lang w:val="en-GB" w:eastAsia="en-US" w:bidi="ar-SA"/>
        </w:rPr>
        <w:t>Asymmetric colonisation patterns often arise from large-scale biotic exchanges involving two source areas. In the Pliocene, the closure of the isthmus of Panama 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 alone cannot explain the asymmetry of the GABI, suggesting additional factors fashioned this macroecological enigma.</w:t>
      </w:r>
    </w:p>
    <w:p>
      <w:pPr>
        <w:pStyle w:val="Normal"/>
        <w:rPr>
          <w:lang w:val="en-GB" w:eastAsia="en-US" w:bidi="ar-SA"/>
        </w:rPr>
      </w:pPr>
      <w:r>
        <w:rPr>
          <w:lang w:val="en-GB" w:eastAsia="en-US" w:bidi="ar-SA"/>
        </w:rPr>
      </w:r>
      <w:bookmarkStart w:id="7" w:name="abstract_Copy_1"/>
      <w:bookmarkStart w:id="8" w:name="abstract_Copy_1"/>
      <w:bookmarkEnd w:id="8"/>
      <w:r>
        <w:br w:type="page"/>
      </w:r>
    </w:p>
    <w:p>
      <w:pPr>
        <w:pStyle w:val="Heading1"/>
        <w:spacing w:before="0" w:after="0"/>
        <w:rPr>
          <w:lang w:val="en-GB" w:eastAsia="en-US" w:bidi="ar-SA"/>
        </w:rPr>
      </w:pPr>
      <w:bookmarkStart w:id="9" w:name="introduction"/>
      <w:bookmarkEnd w:id="9"/>
      <w:r>
        <w:rPr>
          <w:lang w:val="en-GB" w:eastAsia="en-US" w:bidi="ar-SA"/>
        </w:rPr>
        <w:t>Introduction</w:t>
      </w:r>
    </w:p>
    <w:p>
      <w:pPr>
        <w:pStyle w:val="FirstParagraph"/>
        <w:rPr>
          <w:lang w:val="en-GB" w:eastAsia="en-US" w:bidi="ar-SA"/>
        </w:rPr>
      </w:pPr>
      <w:r>
        <w:rPr>
          <w:lang w:val="en-GB" w:eastAsia="en-US" w:bidi="ar-SA"/>
        </w:rPr>
        <w:t xml:space="preserve">The Great American Biotic Interchange (GABI) refers to the large-scale biotic exchange that occurred between the Americas and intensified after the closure of the isthmus of Panama (Marshall </w:t>
      </w:r>
      <w:r>
        <w:rPr>
          <w:i/>
          <w:iCs/>
          <w:lang w:val="en-GB" w:eastAsia="en-US" w:bidi="ar-SA"/>
        </w:rPr>
        <w:t>et al.</w:t>
      </w:r>
      <w:r>
        <w:rPr>
          <w:lang w:val="en-GB" w:eastAsia="en-US" w:bidi="ar-SA"/>
        </w:rPr>
        <w:t xml:space="preserve"> 1982; Stehli &amp; Webb 1985; Webb 1976). Though the exact timing of the appearance of such a landbridge is not entirely resolved (Bourke </w:t>
      </w:r>
      <w:r>
        <w:rPr>
          <w:i/>
          <w:iCs/>
          <w:lang w:val="en-GB" w:eastAsia="en-US" w:bidi="ar-SA"/>
        </w:rPr>
        <w:t>et al.</w:t>
      </w:r>
      <w:r>
        <w:rPr>
          <w:lang w:val="en-GB" w:eastAsia="en-US" w:bidi="ar-SA"/>
        </w:rPr>
        <w:t xml:space="preserve"> 2025; Jaramillo 2018; Montes </w:t>
      </w:r>
      <w:r>
        <w:rPr>
          <w:i/>
          <w:iCs/>
          <w:lang w:val="en-GB" w:eastAsia="en-US" w:bidi="ar-SA"/>
        </w:rPr>
        <w:t>et al.</w:t>
      </w:r>
      <w:r>
        <w:rPr>
          <w:lang w:val="en-GB" w:eastAsia="en-US" w:bidi="ar-SA"/>
        </w:rPr>
        <w:t xml:space="preserve"> 2015; O’Dea </w:t>
      </w:r>
      <w:r>
        <w:rPr>
          <w:i/>
          <w:iCs/>
          <w:lang w:val="en-GB" w:eastAsia="en-US" w:bidi="ar-SA"/>
        </w:rPr>
        <w:t>et al.</w:t>
      </w:r>
      <w:r>
        <w:rPr>
          <w:lang w:val="en-GB" w:eastAsia="en-US" w:bidi="ar-SA"/>
        </w:rPr>
        <w:t xml:space="preserve"> 2016), palaeontological evidence and molecular phylogenies both agree with a late Miocene onset of (non-volant) biotic exchange between the Americas (Carrillo </w:t>
      </w:r>
      <w:r>
        <w:rPr>
          <w:i/>
          <w:iCs/>
          <w:lang w:val="en-GB" w:eastAsia="en-US" w:bidi="ar-SA"/>
        </w:rPr>
        <w:t>et al.</w:t>
      </w:r>
      <w:r>
        <w:rPr>
          <w:lang w:val="en-GB" w:eastAsia="en-US" w:bidi="ar-SA"/>
        </w:rPr>
        <w:t xml:space="preserve"> 2015; Tedford </w:t>
      </w:r>
      <w:r>
        <w:rPr>
          <w:i/>
          <w:iCs/>
          <w:lang w:val="en-GB" w:eastAsia="en-US" w:bidi="ar-SA"/>
        </w:rPr>
        <w:t>et al.</w:t>
      </w:r>
      <w:r>
        <w:rPr>
          <w:lang w:val="en-GB" w:eastAsia="en-US" w:bidi="ar-SA"/>
        </w:rPr>
        <w:t xml:space="preserve"> 2004; Verzi </w:t>
      </w:r>
      <w:r>
        <w:rPr>
          <w:i/>
          <w:iCs/>
          <w:lang w:val="en-GB" w:eastAsia="en-US" w:bidi="ar-SA"/>
        </w:rPr>
        <w:t>et al.</w:t>
      </w:r>
      <w:r>
        <w:rPr>
          <w:lang w:val="en-GB" w:eastAsia="en-US" w:bidi="ar-SA"/>
        </w:rPr>
        <w:t xml:space="preserve"> 2008), with effective exchange pulses occurring during the Plio-Pleistocene (Bacon </w:t>
      </w:r>
      <w:r>
        <w:rPr>
          <w:i/>
          <w:iCs/>
          <w:lang w:val="en-GB" w:eastAsia="en-US" w:bidi="ar-SA"/>
        </w:rPr>
        <w:t>et al.</w:t>
      </w:r>
      <w:r>
        <w:rPr>
          <w:lang w:val="en-GB" w:eastAsia="en-US" w:bidi="ar-SA"/>
        </w:rPr>
        <w:t xml:space="preserve"> 2015, 2016; Marshall </w:t>
      </w:r>
      <w:r>
        <w:rPr>
          <w:i/>
          <w:iCs/>
          <w:lang w:val="en-GB" w:eastAsia="en-US" w:bidi="ar-SA"/>
        </w:rPr>
        <w:t>et al.</w:t>
      </w:r>
      <w:r>
        <w:rPr>
          <w:lang w:val="en-GB" w:eastAsia="en-US" w:bidi="ar-SA"/>
        </w:rPr>
        <w:t xml:space="preserve"> 1982; Woodburne 2010). Among land mammals, a puzzling feature of the GABI is that it impacted the North and South continental faunas very differently. Although evidence from the fossil record indicates that the early phases of the GABI were marked by reciprocal land mammal exchanges between the Americas (Marshall </w:t>
      </w:r>
      <w:r>
        <w:rPr>
          <w:i/>
          <w:iCs/>
          <w:lang w:val="en-GB" w:eastAsia="en-US" w:bidi="ar-SA"/>
        </w:rPr>
        <w:t>et al.</w:t>
      </w:r>
      <w:r>
        <w:rPr>
          <w:lang w:val="en-GB" w:eastAsia="en-US" w:bidi="ar-SA"/>
        </w:rPr>
        <w:t xml:space="preserve"> 1982; Webb 1976; Woodburne 2010), during the Pleistocene, the ability of migrant lineages to maintain and diversify in the newly-colonised continent became greater in South America (Woodburne 2010). Many native South American lineages concomitantly declined, some of which even going totally extinct (Boscaini </w:t>
      </w:r>
      <w:r>
        <w:rPr>
          <w:i/>
          <w:iCs/>
          <w:lang w:val="en-GB" w:eastAsia="en-US" w:bidi="ar-SA"/>
        </w:rPr>
        <w:t>et al.</w:t>
      </w:r>
      <w:r>
        <w:rPr>
          <w:lang w:val="en-GB" w:eastAsia="en-US" w:bidi="ar-SA"/>
        </w:rPr>
        <w:t xml:space="preserve"> 2025; Carrillo </w:t>
      </w:r>
      <w:r>
        <w:rPr>
          <w:i/>
          <w:iCs/>
          <w:lang w:val="en-GB" w:eastAsia="en-US" w:bidi="ar-SA"/>
        </w:rPr>
        <w:t>et al.</w:t>
      </w:r>
      <w:r>
        <w:rPr>
          <w:lang w:val="en-GB" w:eastAsia="en-US" w:bidi="ar-SA"/>
        </w:rPr>
        <w:t xml:space="preserve"> 2020; Cione </w:t>
      </w:r>
      <w:r>
        <w:rPr>
          <w:i/>
          <w:iCs/>
          <w:lang w:val="en-GB" w:eastAsia="en-US" w:bidi="ar-SA"/>
        </w:rPr>
        <w:t>et al.</w:t>
      </w:r>
      <w:r>
        <w:rPr>
          <w:lang w:val="en-GB" w:eastAsia="en-US" w:bidi="ar-SA"/>
        </w:rPr>
        <w:t xml:space="preserve"> 2015; Croft </w:t>
      </w:r>
      <w:r>
        <w:rPr>
          <w:i/>
          <w:iCs/>
          <w:lang w:val="en-GB" w:eastAsia="en-US" w:bidi="ar-SA"/>
        </w:rPr>
        <w:t>et al.</w:t>
      </w:r>
      <w:r>
        <w:rPr>
          <w:lang w:val="en-GB" w:eastAsia="en-US" w:bidi="ar-SA"/>
        </w:rPr>
        <w:t xml:space="preserve"> 2020; Webb 1991). Hence, </w:t>
      </w:r>
      <w:ins w:id="0" w:author="Lucas Buffan" w:date="2026-07-28T14:32:14Z">
        <w:r>
          <w:rPr>
            <w:lang w:val="en-GB" w:eastAsia="en-US" w:bidi="ar-SA"/>
          </w:rPr>
          <w:t xml:space="preserve">the long-term outcome of </w:t>
        </w:r>
      </w:ins>
      <w:r>
        <w:rPr>
          <w:lang w:val="en-GB" w:eastAsia="en-US" w:bidi="ar-SA"/>
        </w:rPr>
        <w:t>this intercontinental faunal exchange was asymmetric.</w:t>
      </w:r>
    </w:p>
    <w:p>
      <w:pPr>
        <w:pStyle w:val="BodyText"/>
        <w:rPr/>
      </w:pPr>
      <w:r>
        <w:rPr>
          <w:lang w:val="en-GB" w:eastAsia="en-US" w:bidi="ar-SA"/>
        </w:rPr>
        <w:t xml:space="preserve">Although this macroecological imbalance is unquestionable, no clear consensus regarding the drivers underlying this asymmetry has yet been established. On the one hand, biotic interactions involving migrant and native species have often been proposed to explain such an asymmetry. These would include competition (Domingo </w:t>
      </w:r>
      <w:r>
        <w:rPr>
          <w:i/>
          <w:iCs/>
          <w:lang w:val="en-GB" w:eastAsia="en-US" w:bidi="ar-SA"/>
        </w:rPr>
        <w:t>et al.</w:t>
      </w:r>
      <w:r>
        <w:rPr>
          <w:lang w:val="en-GB" w:eastAsia="en-US" w:bidi="ar-SA"/>
        </w:rPr>
        <w:t xml:space="preserve"> 2020; Simpson 1980; Webb 1976) or predation of predator-naive preys (Faurby &amp; Svenning 2016; Fernández-Monescillo </w:t>
      </w:r>
      <w:r>
        <w:rPr>
          <w:i/>
          <w:iCs/>
          <w:lang w:val="en-GB" w:eastAsia="en-US" w:bidi="ar-SA"/>
        </w:rPr>
        <w:t>et al.</w:t>
      </w:r>
      <w:r>
        <w:rPr>
          <w:lang w:val="en-GB" w:eastAsia="en-US" w:bidi="ar-SA"/>
        </w:rPr>
        <w:t xml:space="preserve"> 2025; Marshall &amp; Cifelli 1990; Webb 1976). However, their contribution to the asymmetry of the GABI has been increasingly called into question (</w:t>
      </w:r>
      <w:r>
        <w:rPr>
          <w:i/>
          <w:iCs/>
          <w:lang w:val="en-GB" w:eastAsia="en-US" w:bidi="ar-SA"/>
        </w:rPr>
        <w:t>e</w:t>
      </w:r>
      <w:r>
        <w:rPr>
          <w:lang w:val="en-GB" w:eastAsia="en-US" w:bidi="ar-SA"/>
        </w:rPr>
        <w:t>.</w:t>
      </w:r>
      <w:r>
        <w:rPr>
          <w:i/>
          <w:iCs/>
          <w:lang w:val="en-GB" w:eastAsia="en-US" w:bidi="ar-SA"/>
        </w:rPr>
        <w:t>g</w:t>
      </w:r>
      <w:r>
        <w:rPr>
          <w:lang w:val="en-GB" w:eastAsia="en-US" w:bidi="ar-SA"/>
        </w:rPr>
        <w:t xml:space="preserve">., Freitas-Oliveira </w:t>
      </w:r>
      <w:r>
        <w:rPr>
          <w:i/>
          <w:iCs/>
          <w:lang w:val="en-GB" w:eastAsia="en-US" w:bidi="ar-SA"/>
        </w:rPr>
        <w:t>et al.</w:t>
      </w:r>
      <w:r>
        <w:rPr>
          <w:lang w:val="en-GB" w:eastAsia="en-US" w:bidi="ar-SA"/>
        </w:rPr>
        <w:t xml:space="preserve"> 2024a; Marsà </w:t>
      </w:r>
      <w:r>
        <w:rPr>
          <w:i/>
          <w:iCs/>
          <w:lang w:val="en-GB" w:eastAsia="en-US" w:bidi="ar-SA"/>
        </w:rPr>
        <w:t>et al.</w:t>
      </w:r>
      <w:r>
        <w:rPr>
          <w:lang w:val="en-GB" w:eastAsia="en-US" w:bidi="ar-SA"/>
        </w:rPr>
        <w:t xml:space="preserve"> 2025; Prevosti </w:t>
      </w:r>
      <w:r>
        <w:rPr>
          <w:i/>
          <w:iCs/>
          <w:lang w:val="en-GB" w:eastAsia="en-US" w:bidi="ar-SA"/>
        </w:rPr>
        <w:t>et al.</w:t>
      </w:r>
      <w:r>
        <w:rPr>
          <w:lang w:val="en-GB" w:eastAsia="en-US" w:bidi="ar-SA"/>
        </w:rPr>
        <w:t xml:space="preserve"> 2013; Tarquini </w:t>
      </w:r>
      <w:r>
        <w:rPr>
          <w:i/>
          <w:iCs/>
          <w:lang w:val="en-GB" w:eastAsia="en-US" w:bidi="ar-SA"/>
        </w:rPr>
        <w:t>et al.</w:t>
      </w:r>
      <w:r>
        <w:rPr>
          <w:lang w:val="en-GB" w:eastAsia="en-US" w:bidi="ar-SA"/>
        </w:rPr>
        <w:t xml:space="preserve"> 2022; Vrba 1992). On the other hand, several studies proposed that the asymmetry of the GABI emerged from palaeoclimate dynamics (</w:t>
      </w:r>
      <w:r>
        <w:rPr>
          <w:i/>
          <w:iCs/>
          <w:lang w:val="en-GB" w:eastAsia="en-US" w:bidi="ar-SA"/>
        </w:rPr>
        <w:t>e</w:t>
      </w:r>
      <w:r>
        <w:rPr>
          <w:lang w:val="en-GB" w:eastAsia="en-US" w:bidi="ar-SA"/>
        </w:rPr>
        <w:t>.</w:t>
      </w:r>
      <w:r>
        <w:rPr>
          <w:i/>
          <w:iCs/>
          <w:lang w:val="en-GB" w:eastAsia="en-US" w:bidi="ar-SA"/>
        </w:rPr>
        <w:t>g</w:t>
      </w:r>
      <w:r>
        <w:rPr>
          <w:lang w:val="en-GB" w:eastAsia="en-US" w:bidi="ar-SA"/>
        </w:rPr>
        <w:t xml:space="preserve">., Bacon </w:t>
      </w:r>
      <w:r>
        <w:rPr>
          <w:i/>
          <w:iCs/>
          <w:lang w:val="en-GB" w:eastAsia="en-US" w:bidi="ar-SA"/>
        </w:rPr>
        <w:t>et al.</w:t>
      </w:r>
      <w:r>
        <w:rPr>
          <w:lang w:val="en-GB" w:eastAsia="en-US" w:bidi="ar-SA"/>
        </w:rPr>
        <w:t xml:space="preserve"> 2016; Freitas-Oliveira </w:t>
      </w:r>
      <w:r>
        <w:rPr>
          <w:i/>
          <w:iCs/>
          <w:lang w:val="en-GB" w:eastAsia="en-US" w:bidi="ar-SA"/>
        </w:rPr>
        <w:t>et al.</w:t>
      </w:r>
      <w:r>
        <w:rPr>
          <w:lang w:val="en-GB" w:eastAsia="en-US" w:bidi="ar-SA"/>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lang w:val="en-GB" w:eastAsia="en-US" w:bidi="ar-SA"/>
          </w:rPr>
          <w:t>Figure 1</w:t>
        </w:r>
      </w:hyperlink>
      <w:r>
        <w:rPr>
          <w:lang w:val="en-GB" w:eastAsia="en-US" w:bidi="ar-SA"/>
        </w:rPr>
        <w:t xml:space="preserve">). Based on </w:t>
      </w:r>
      <w:del w:id="1" w:author="Lucas Buffan" w:date="2026-07-28T14:32:59Z">
        <w:r>
          <w:rPr>
            <w:lang w:val="en-GB" w:eastAsia="en-US" w:bidi="ar-SA"/>
          </w:rPr>
          <w:delText xml:space="preserve">consideration of </w:delText>
        </w:r>
      </w:del>
      <w:r>
        <w:rPr>
          <w:lang w:val="en-GB" w:eastAsia="en-US" w:bidi="ar-SA"/>
        </w:rPr>
        <w:t xml:space="preserve">the migrant fossil record across both sides of the isthmus of Panama, Webb (1991) proposed that this climate-driven landscape opening would have facilitated the dispersal of </w:t>
      </w:r>
      <w:del w:id="2" w:author="Lucas Buffan" w:date="2026-07-28T14:34:00Z">
        <w:r>
          <w:rPr>
            <w:lang w:val="en-GB" w:eastAsia="en-US" w:bidi="ar-SA"/>
          </w:rPr>
          <w:delText>open-adapted</w:delText>
        </w:r>
      </w:del>
      <w:r>
        <w:rPr>
          <w:lang w:val="en-GB" w:eastAsia="en-US" w:bidi="ar-SA"/>
        </w:rPr>
        <w:t xml:space="preserve"> taxa</w:t>
      </w:r>
      <w:ins w:id="3" w:author="Lucas Buffan" w:date="2026-07-28T14:34:03Z">
        <w:r>
          <w:rPr>
            <w:lang w:val="en-GB" w:eastAsia="en-US" w:bidi="ar-SA"/>
          </w:rPr>
          <w:t xml:space="preserve"> adapted to open habitats</w:t>
        </w:r>
      </w:ins>
      <w:r>
        <w:rPr>
          <w:lang w:val="en-GB" w:eastAsia="en-US" w:bidi="ar-SA"/>
        </w:rPr>
        <w:t>.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lang w:val="en-GB" w:eastAsia="en-US" w:bidi="ar-SA"/>
          </w:rPr>
          <w:t>Figure 1</w:t>
        </w:r>
      </w:hyperlink>
      <w:r>
        <w:rPr>
          <w:lang w:val="en-GB" w:eastAsia="en-US" w:bidi="ar-SA"/>
        </w:rPr>
        <w:t xml:space="preserve"> A). The resulting exchanges would have been periodically interrupted by intervals of warming,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lang w:val="en-GB" w:eastAsia="en-US" w:bidi="ar-SA"/>
          </w:rPr>
          <w:t>Figure 1</w:t>
        </w:r>
      </w:hyperlink>
      <w:r>
        <w:rPr>
          <w:lang w:val="en-GB" w:eastAsia="en-US" w:bidi="ar-SA"/>
        </w:rPr>
        <w:t xml:space="preserve"> B). However, studies supporting these views have only been descriptive, tackling the issue from a pattern-oriented perspective driven by fossil data but, to our knowledge, never from a process-oriented perspective.</w:t>
      </w:r>
    </w:p>
    <w:p>
      <w:pPr>
        <w:pStyle w:val="BodyText"/>
        <w:rPr>
          <w:lang w:val="en-GB" w:eastAsia="en-US" w:bidi="ar-SA"/>
        </w:rPr>
      </w:pPr>
      <w:r>
        <w:rPr>
          <w:lang w:val="en-GB" w:eastAsia="en-US" w:bidi="ar-SA"/>
        </w:rPr>
        <w:t xml:space="preserve">Recent improvements in process-explicit modelling have marked a turning point in the study of biodiversity (Pilowsky </w:t>
      </w:r>
      <w:r>
        <w:rPr>
          <w:i/>
          <w:iCs/>
          <w:lang w:val="en-GB" w:eastAsia="en-US" w:bidi="ar-SA"/>
        </w:rPr>
        <w:t>et al.</w:t>
      </w:r>
      <w:r>
        <w:rPr>
          <w:lang w:val="en-GB" w:eastAsia="en-US" w:bidi="ar-SA"/>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lang w:val="en-GB" w:eastAsia="en-US" w:bidi="ar-SA"/>
        </w:rPr>
        <w:t>et al.</w:t>
      </w:r>
      <w:r>
        <w:rPr>
          <w:lang w:val="en-GB" w:eastAsia="en-US" w:bidi="ar-SA"/>
        </w:rPr>
        <w:t xml:space="preserve"> 2021a; Lorcery </w:t>
      </w:r>
      <w:r>
        <w:rPr>
          <w:i/>
          <w:iCs/>
          <w:lang w:val="en-GB" w:eastAsia="en-US" w:bidi="ar-SA"/>
        </w:rPr>
        <w:t>et al.</w:t>
      </w:r>
      <w:r>
        <w:rPr>
          <w:lang w:val="en-GB" w:eastAsia="en-US" w:bidi="ar-SA"/>
        </w:rPr>
        <w:t xml:space="preserve"> 2025), the diversity desequilibrium between tropical rainforests across the globe (Hagen </w:t>
      </w:r>
      <w:r>
        <w:rPr>
          <w:i/>
          <w:iCs/>
          <w:lang w:val="en-GB" w:eastAsia="en-US" w:bidi="ar-SA"/>
        </w:rPr>
        <w:t>et al.</w:t>
      </w:r>
      <w:r>
        <w:rPr>
          <w:lang w:val="en-GB" w:eastAsia="en-US" w:bidi="ar-SA"/>
        </w:rPr>
        <w:t xml:space="preserve"> 2021b), the build-up of the unique biodiversity along the Wallace line (Skeels </w:t>
      </w:r>
      <w:r>
        <w:rPr>
          <w:i/>
          <w:iCs/>
          <w:lang w:val="en-GB" w:eastAsia="en-US" w:bidi="ar-SA"/>
        </w:rPr>
        <w:t>et al.</w:t>
      </w:r>
      <w:r>
        <w:rPr>
          <w:lang w:val="en-GB" w:eastAsia="en-US" w:bidi="ar-SA"/>
        </w:rPr>
        <w:t xml:space="preserve"> 2023b) and many others (</w:t>
      </w:r>
      <w:r>
        <w:rPr>
          <w:i/>
          <w:iCs/>
          <w:lang w:val="en-GB" w:eastAsia="en-US" w:bidi="ar-SA"/>
        </w:rPr>
        <w:t>e</w:t>
      </w:r>
      <w:r>
        <w:rPr>
          <w:lang w:val="en-GB" w:eastAsia="en-US" w:bidi="ar-SA"/>
        </w:rPr>
        <w:t>.</w:t>
      </w:r>
      <w:r>
        <w:rPr>
          <w:i/>
          <w:iCs/>
          <w:lang w:val="en-GB" w:eastAsia="en-US" w:bidi="ar-SA"/>
        </w:rPr>
        <w:t>g</w:t>
      </w:r>
      <w:r>
        <w:rPr>
          <w:lang w:val="en-GB" w:eastAsia="en-US" w:bidi="ar-SA"/>
        </w:rPr>
        <w:t xml:space="preserve">., Boschman </w:t>
      </w:r>
      <w:r>
        <w:rPr>
          <w:i/>
          <w:iCs/>
          <w:lang w:val="en-GB" w:eastAsia="en-US" w:bidi="ar-SA"/>
        </w:rPr>
        <w:t>et al.</w:t>
      </w:r>
      <w:r>
        <w:rPr>
          <w:lang w:val="en-GB" w:eastAsia="en-US" w:bidi="ar-SA"/>
        </w:rPr>
        <w:t xml:space="preserve"> 2023; Liu </w:t>
      </w:r>
      <w:r>
        <w:rPr>
          <w:i/>
          <w:iCs/>
          <w:lang w:val="en-GB" w:eastAsia="en-US" w:bidi="ar-SA"/>
        </w:rPr>
        <w:t>et al.</w:t>
      </w:r>
      <w:r>
        <w:rPr>
          <w:lang w:val="en-GB" w:eastAsia="en-US" w:bidi="ar-SA"/>
        </w:rPr>
        <w:t xml:space="preserve"> 2024; Skeels </w:t>
      </w:r>
      <w:r>
        <w:rPr>
          <w:i/>
          <w:iCs/>
          <w:lang w:val="en-GB" w:eastAsia="en-US" w:bidi="ar-SA"/>
        </w:rPr>
        <w:t>et al.</w:t>
      </w:r>
      <w:r>
        <w:rPr>
          <w:lang w:val="en-GB" w:eastAsia="en-US" w:bidi="ar-SA"/>
        </w:rPr>
        <w:t xml:space="preserve"> 2023a).</w:t>
      </w:r>
    </w:p>
    <w:p>
      <w:pPr>
        <w:pStyle w:val="BodyText"/>
        <w:rPr/>
      </w:pPr>
      <w:r>
        <w:rPr>
          <w:lang w:val="en-GB" w:eastAsia="en-US" w:bidi="ar-SA"/>
        </w:rPr>
        <w:t>Here, we test Webb and Vrba’s hypotheses on the role of palaeoclimate dynamics in the asymmetry of the GABI (</w:t>
      </w:r>
      <w:hyperlink w:anchor="fig-hypotheses">
        <w:r>
          <w:rPr>
            <w:rStyle w:val="Hyperlink"/>
            <w:lang w:val="en-GB" w:eastAsia="en-US" w:bidi="ar-SA"/>
          </w:rPr>
          <w:t>Figure 1</w:t>
        </w:r>
      </w:hyperlink>
      <w:r>
        <w:rPr>
          <w:lang w:val="en-GB" w:eastAsia="en-US" w:bidi="ar-SA"/>
        </w:rPr>
        <w:t>) using a spatially-explicit mechanistic biodiversity simulator coupled with palaeoclimate reconstructions across the last 5 million years. Our simulations tracked the diversification of a clade originating either in North or South America. The ability of a virtual species to survive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(iii) niche evolvability and (iv) initial biome would significantly impact exchange frequencies, with higher values obtained for adaptive-niche simulations, or fixed-niche simulations with temperate or arid rather than tropical affinity.</w:t>
      </w:r>
    </w:p>
    <w:p>
      <w:pPr>
        <w:pStyle w:val="Normal"/>
        <w:rPr>
          <w:lang w:val="en-GB" w:eastAsia="en-US" w:bidi="ar-SA"/>
        </w:rPr>
      </w:pPr>
      <w:r>
        <w:rPr>
          <w:lang w:val="en-GB" w:eastAsia="en-US" w:bidi="ar-SA"/>
        </w:rPr>
      </w:r>
      <w:bookmarkStart w:id="10" w:name="introduction_Copy_1"/>
      <w:bookmarkStart w:id="11" w:name="introduction_Copy_1"/>
      <w:bookmarkEnd w:id="11"/>
      <w:r>
        <w:br w:type="page"/>
      </w:r>
    </w:p>
    <w:p>
      <w:pPr>
        <w:pStyle w:val="Heading1"/>
        <w:spacing w:before="0" w:after="0"/>
        <w:rPr>
          <w:lang w:val="en-GB" w:eastAsia="en-US" w:bidi="ar-SA"/>
        </w:rPr>
      </w:pPr>
      <w:bookmarkStart w:id="12" w:name="material-and-methods"/>
      <w:bookmarkEnd w:id="12"/>
      <w:r>
        <w:rPr>
          <w:lang w:val="en-GB" w:eastAsia="en-US" w:bidi="ar-SA"/>
        </w:rPr>
        <w:t>Material and Methods</w:t>
      </w:r>
    </w:p>
    <w:p>
      <w:pPr>
        <w:pStyle w:val="FirstParagraph"/>
        <w:rPr>
          <w:lang w:val="en-GB" w:eastAsia="en-US" w:bidi="ar-SA"/>
        </w:rPr>
      </w:pPr>
      <w:r>
        <w:rPr>
          <w:lang w:val="en-GB" w:eastAsia="en-US" w:bidi="ar-SA"/>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lang w:val="en-GB" w:eastAsia="en-US" w:bidi="ar-SA"/>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lang w:val="en-GB" w:eastAsia="en-US" w:bidi="ar-SA"/>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lang w:val="en-GB" w:eastAsia="en-US" w:bidi="ar-SA"/>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lang w:val="en-GB" w:eastAsia="en-US" w:bidi="ar-SA"/>
        </w:rPr>
        <w:t xml:space="preserve"> N) (see Figure S1).</w:t>
      </w:r>
    </w:p>
    <w:p>
      <w:pPr>
        <w:pStyle w:val="Heading2"/>
        <w:rPr>
          <w:lang w:val="en-GB" w:eastAsia="en-US" w:bidi="ar-SA"/>
        </w:rPr>
      </w:pPr>
      <w:bookmarkStart w:id="13" w:name="palaeoclimate-data"/>
      <w:r>
        <w:rPr>
          <w:lang w:val="en-GB" w:eastAsia="en-US" w:bidi="ar-SA"/>
        </w:rPr>
        <w:t>Palaeoclimate data</w:t>
      </w:r>
    </w:p>
    <w:p>
      <w:pPr>
        <w:pStyle w:val="FirstParagraph"/>
        <w:rPr>
          <w:lang w:val="en-GB" w:eastAsia="en-US" w:bidi="ar-SA"/>
        </w:rPr>
      </w:pPr>
      <w:r>
        <w:rPr>
          <w:lang w:val="en-GB" w:eastAsia="en-US" w:bidi="ar-SA"/>
        </w:rPr>
        <w:t xml:space="preserve">We used the spatio-temporal terrestrial palaeoclimate series from the PALEO-PGEM emulator (Holden </w:t>
      </w:r>
      <w:r>
        <w:rPr>
          <w:i/>
          <w:iCs/>
          <w:lang w:val="en-GB" w:eastAsia="en-US" w:bidi="ar-SA"/>
        </w:rPr>
        <w:t>et al.</w:t>
      </w:r>
      <w:r>
        <w:rPr>
          <w:lang w:val="en-GB" w:eastAsia="en-US" w:bidi="ar-SA"/>
        </w:rPr>
        <w:t xml:space="preserve"> 2019) of the PLASIM-GENIE intermediate-complexity atmosphere-ocean general circulation model (Holden </w:t>
      </w:r>
      <w:r>
        <w:rPr>
          <w:i/>
          <w:iCs/>
          <w:lang w:val="en-GB" w:eastAsia="en-US" w:bidi="ar-SA"/>
        </w:rPr>
        <w:t>et al.</w:t>
      </w:r>
      <w:r>
        <w:rPr>
          <w:lang w:val="en-GB" w:eastAsia="en-US" w:bidi="ar-SA"/>
        </w:rPr>
        <w:t xml:space="preserve"> 2016). This reconstruction covers the last 5 Million years (My) downscaled to a 1 </w:t>
      </w:r>
      <w:r>
        <w:rPr/>
      </w:r>
      <m:oMath xmlns:m="http://schemas.openxmlformats.org/officeDocument/2006/math">
        <m:r>
          <w:rPr>
            <w:rFonts w:ascii="Cambria Math" w:hAnsi="Cambria Math"/>
          </w:rPr>
          <m:t xml:space="preserve">×</m:t>
        </m:r>
      </m:oMath>
      <w:r>
        <w:rPr>
          <w:lang w:val="en-GB" w:eastAsia="en-US" w:bidi="ar-SA"/>
        </w:rPr>
        <w:t xml:space="preserve"> 1 ° spatial resolution (Barreto </w:t>
      </w:r>
      <w:r>
        <w:rPr>
          <w:i/>
          <w:iCs/>
          <w:lang w:val="en-GB" w:eastAsia="en-US" w:bidi="ar-SA"/>
        </w:rPr>
        <w:t>et al.</w:t>
      </w:r>
      <w:r>
        <w:rPr>
          <w:lang w:val="en-GB" w:eastAsia="en-US" w:bidi="ar-SA"/>
        </w:rPr>
        <w:t xml:space="preserve"> 2023). For the scope of this work, we used two bioclimatic variables: mean annual temperature (MAT, BIO1) and mean annual precipitation (MAP, BIO12). To avoid an intractably-high number of simulation time steps, we reduced the temporal resolution of the climate simulations from a 1000-years to a 10,000-years time step by sampling corresponding time slices. This procedure did not alter the overall climatic trends. In particular, Pleistocene climatic oscillations clearly remained after downscaling (Figure S12).</w:t>
      </w:r>
    </w:p>
    <w:p>
      <w:pPr>
        <w:pStyle w:val="BodyText"/>
        <w:rPr>
          <w:lang w:val="en-GB" w:eastAsia="en-US" w:bidi="ar-SA"/>
        </w:rPr>
      </w:pPr>
      <w:r>
        <w:rPr>
          <w:lang w:val="en-GB" w:eastAsia="en-US" w:bidi="ar-SA"/>
        </w:rPr>
        <w:t>In order to discriminate simulations based on the biome where the initial species originates, we reclassified monthly palaeoclimate layers for the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eastAsia="en-US" w:bidi="ar-SA"/>
        </w:rPr>
        <w:t xml:space="preserve"> My ago) according to Köppen-Geiger broad climate types (Beck </w:t>
      </w:r>
      <w:r>
        <w:rPr>
          <w:i/>
          <w:iCs/>
          <w:lang w:val="en-GB" w:eastAsia="en-US" w:bidi="ar-SA"/>
        </w:rPr>
        <w:t>et al.</w:t>
      </w:r>
      <w:r>
        <w:rPr>
          <w:lang w:val="en-GB" w:eastAsia="en-US" w:bidi="ar-SA"/>
        </w:rPr>
        <w:t xml:space="preserve"> 2018; Galván </w:t>
      </w:r>
      <w:r>
        <w:rPr>
          <w:i/>
          <w:iCs/>
          <w:lang w:val="en-GB" w:eastAsia="en-US" w:bidi="ar-SA"/>
        </w:rPr>
        <w:t>et al.</w:t>
      </w:r>
      <w:r>
        <w:rPr>
          <w:lang w:val="en-GB" w:eastAsia="en-US" w:bidi="ar-SA"/>
        </w:rPr>
        <w:t xml:space="preserve"> 2023). This classification divides the world into five broad climatic regions: Polar, Cold, Temperate, Arid and Tropical, following the criteria proposed by Köppen (1900).</w:t>
      </w:r>
      <w:bookmarkEnd w:id="13"/>
    </w:p>
    <w:p>
      <w:pPr>
        <w:pStyle w:val="Heading2"/>
        <w:rPr>
          <w:lang w:val="en-GB" w:eastAsia="en-US" w:bidi="ar-SA"/>
        </w:rPr>
      </w:pPr>
      <w:r>
        <w:rPr>
          <w:lang w:val="en-GB" w:eastAsia="en-US" w:bidi="ar-SA"/>
        </w:rPr>
        <w:t>Simulation model and modelling schemes</w:t>
      </w:r>
    </w:p>
    <w:p>
      <w:pPr>
        <w:pStyle w:val="FirstParagraph"/>
        <w:rPr>
          <w:lang w:val="en-GB" w:eastAsia="en-US" w:bidi="ar-SA"/>
        </w:rPr>
      </w:pPr>
      <w:r>
        <w:rPr>
          <w:lang w:val="en-GB" w:eastAsia="en-US" w:bidi="ar-SA"/>
        </w:rPr>
        <w:t xml:space="preserve">We performed spatially-explicit simulations of biodiversity using gen3sis v1.5.11 (Hagen </w:t>
      </w:r>
      <w:r>
        <w:rPr>
          <w:i/>
          <w:iCs/>
          <w:lang w:val="en-GB" w:eastAsia="en-US" w:bidi="ar-SA"/>
        </w:rPr>
        <w:t>et al.</w:t>
      </w:r>
      <w:r>
        <w:rPr>
          <w:lang w:val="en-GB" w:eastAsia="en-US" w:bidi="ar-SA"/>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w:t>
      </w:r>
    </w:p>
    <w:p>
      <w:pPr>
        <w:pStyle w:val="BodyText"/>
        <w:rPr>
          <w:lang w:val="en-GB" w:eastAsia="en-US" w:bidi="ar-SA"/>
        </w:rPr>
      </w:pPr>
      <w:r>
        <w:rPr>
          <w:lang w:val="en-GB" w:eastAsia="en-US" w:bidi="ar-SA"/>
        </w:rPr>
        <w:t xml:space="preserve">We elaborated a gridded landscape from the time-series of the two palaeoclimatic layers. Within this landscape, populations making up virtual species inhabited a set of connected cells. At each time step, inter-cell dispersal could occur with an intensity sampled in a Weibull distribution (repeated independently for each species-cell combination). As done by Skeels </w:t>
      </w:r>
      <w:r>
        <w:rPr>
          <w:i/>
          <w:iCs/>
          <w:lang w:val="en-GB" w:eastAsia="en-US" w:bidi="ar-SA"/>
        </w:rPr>
        <w:t>et al.</w:t>
      </w:r>
      <w:r>
        <w:rPr>
          <w:lang w:val="en-GB" w:eastAsia="en-US" w:bidi="ar-SA"/>
        </w:rPr>
        <w:t xml:space="preserve"> (2023a); (2023b), the cost of moving from a cell to another was made twice harder if the target cell was not habitable (</w:t>
      </w:r>
      <w:r>
        <w:rPr>
          <w:i/>
          <w:iCs/>
          <w:lang w:val="en-GB" w:eastAsia="en-US" w:bidi="ar-SA"/>
        </w:rPr>
        <w:t>i</w:t>
      </w:r>
      <w:r>
        <w:rPr>
          <w:lang w:val="en-GB" w:eastAsia="en-US" w:bidi="ar-SA"/>
        </w:rPr>
        <w:t>.</w:t>
      </w:r>
      <w:r>
        <w:rPr>
          <w:i/>
          <w:iCs/>
          <w:lang w:val="en-GB" w:eastAsia="en-US" w:bidi="ar-SA"/>
        </w:rPr>
        <w:t>e</w:t>
      </w:r>
      <w:r>
        <w:rPr>
          <w:lang w:val="en-GB" w:eastAsia="en-US" w:bidi="ar-SA"/>
        </w:rPr>
        <w:t xml:space="preserve">., ocean or sea). If, by chance, two populations become disconnected, they accumulate divergence as long as they remain disconnected, at a rate ruled by a divergence factor, here set to </w:t>
      </w:r>
      <w:r>
        <w:rPr/>
      </w:r>
      <m:oMath xmlns:m="http://schemas.openxmlformats.org/officeDocument/2006/math">
        <m:r>
          <w:rPr>
            <w:rFonts w:ascii="Cambria Math" w:hAnsi="Cambria Math"/>
          </w:rPr>
          <m:t xml:space="preserve">0.05</m:t>
        </m:r>
      </m:oMath>
      <w:r>
        <w:rPr>
          <w:lang w:val="en-GB" w:eastAsia="en-US" w:bidi="ar-SA"/>
        </w:rPr>
        <w:t xml:space="preserve"> (Table S1). Once passed a divergence threshold, speciation would occur – note that, consequently, the only mode of speciation allowed by gen3sis is allopatry.</w:t>
      </w:r>
    </w:p>
    <w:p>
      <w:pPr>
        <w:pStyle w:val="BodyText"/>
        <w:rPr>
          <w:lang w:val="en-GB" w:eastAsia="en-US" w:bidi="ar-SA"/>
        </w:rPr>
      </w:pPr>
      <w:r>
        <w:rPr>
          <w:lang w:val="en-GB" w:eastAsia="en-US" w:bidi="ar-SA"/>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survive in a given cell. Each species was therefore assigned a two-dimensional climatic niche, one axis corresponding to temperature suitability and the other to precipitation suitability. The abundance of a species along an environmental gradient was determined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for the precipitation and temperature optima of the population </w:t>
      </w:r>
      <w:r>
        <w:rPr/>
      </w:r>
      <m:oMath xmlns:m="http://schemas.openxmlformats.org/officeDocument/2006/math">
        <m:r>
          <w:rPr>
            <w:rFonts w:ascii="Cambria Math" w:hAnsi="Cambria Math"/>
          </w:rPr>
          <m:t xml:space="preserve">k</m:t>
        </m:r>
      </m:oMath>
      <w:r>
        <w:rPr>
          <w:lang w:val="en-GB" w:eastAsia="en-US" w:bidi="ar-SA"/>
        </w:rPr>
        <w:t xml:space="preserve"> of the species </w:t>
      </w:r>
      <w:r>
        <w:rPr/>
      </w:r>
      <m:oMath xmlns:m="http://schemas.openxmlformats.org/officeDocument/2006/math">
        <m:r>
          <w:rPr>
            <w:rFonts w:ascii="Cambria Math" w:hAnsi="Cambria Math"/>
          </w:rPr>
          <m:t xml:space="preserve">l</m:t>
        </m:r>
      </m:oMath>
      <w:r>
        <w:rPr>
          <w:lang w:val="en-GB" w:eastAsia="en-US" w:bidi="ar-SA"/>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lang w:val="en-GB" w:eastAsia="en-US" w:bidi="ar-SA"/>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lang w:val="en-GB" w:eastAsia="en-US" w:bidi="ar-SA"/>
        </w:rPr>
        <w:t xml:space="preserve">; within a simulation, all populations and species had the same breadths). A population could survive in a given cell only if the difference between its optima and local climate (both temperature and precipitation) was less than its tolerance. Therefore, given a site </w:t>
      </w:r>
      <w:r>
        <w:rPr/>
      </w:r>
      <m:oMath xmlns:m="http://schemas.openxmlformats.org/officeDocument/2006/math">
        <m:r>
          <w:rPr>
            <w:rFonts w:ascii="Cambria Math" w:hAnsi="Cambria Math"/>
          </w:rPr>
          <m:t xml:space="preserve">i</m:t>
        </m:r>
      </m:oMath>
      <w:r>
        <w:rPr>
          <w:lang w:val="en-GB" w:eastAsia="en-US" w:bidi="ar-SA"/>
        </w:rPr>
        <w:t xml:space="preserve"> with local precipitation and temperature at time </w:t>
      </w:r>
      <w:r>
        <w:rPr/>
      </w:r>
      <m:oMath xmlns:m="http://schemas.openxmlformats.org/officeDocument/2006/math">
        <m:r>
          <w:rPr>
            <w:rFonts w:ascii="Cambria Math" w:hAnsi="Cambria Math"/>
          </w:rPr>
          <m:t xml:space="preserve">t</m:t>
        </m:r>
      </m:oMath>
      <w:r>
        <w:rPr>
          <w:lang w:val="en-GB" w:eastAsia="en-US" w:bidi="ar-SA"/>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lang w:val="en-GB" w:eastAsia="en-US" w:bidi="ar-SA"/>
        </w:rPr>
        <w:t>, this translates in</w:t>
      </w:r>
    </w:p>
    <w:p>
      <w:pPr>
        <w:pStyle w:val="BodyText"/>
        <w:jc w:val="center"/>
        <w:rPr>
          <w:lang w:val="en-GB" w:eastAsia="en-US" w:bidi="ar-SA"/>
        </w:rPr>
      </w:pPr>
      <w:r>
        <w:rPr/>
      </w:r>
      <m:oMathPara xmlns:m="http://schemas.openxmlformats.org/officeDocument/2006/math">
        <m:oMathParaPr>
          <m:jc m:val="center"/>
        </m:oMathParaPr>
        <m:oMath>
          <m:d>
            <m:dPr>
              <m:begChr m:val="{"/>
              <m:endChr m:val=""/>
            </m:dPr>
            <m:e>
              <m:eqArr>
                <m:e>
                  <m:d>
                    <m:dPr>
                      <m:begChr m:val="|"/>
                      <m:endChr m:val="|"/>
                    </m:dP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P</m:t>
                      </m:r>
                    </m:sub>
                  </m:sSub>
                </m:e>
                <m:e>
                  <m:d>
                    <m:dPr>
                      <m:begChr m:val="|"/>
                      <m:endChr m:val="|"/>
                    </m:dP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T</m:t>
                      </m:r>
                    </m:sub>
                  </m:sSub>
                </m:e>
              </m:eqArr>
            </m:e>
          </m:d>
        </m:oMath>
      </m:oMathPara>
    </w:p>
    <w:p>
      <w:pPr>
        <w:pStyle w:val="FirstParagraph"/>
        <w:rPr>
          <w:lang w:val="en-GB" w:eastAsia="en-US" w:bidi="ar-SA"/>
        </w:rPr>
      </w:pPr>
      <w:r>
        <w:rPr>
          <w:lang w:val="en-GB" w:eastAsia="en-US" w:bidi="ar-SA"/>
        </w:rPr>
        <w:t>We implemented various simulation scenarios (also called modelling schemes) where we modulated the ability of species to cope with climate change. In the adaptive niche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were able to evolve in the direction of local climate change. To isolate the effect of a single environmental covariate on the resulting simulated biodiversity pattern, alternative versions of this model consisted of either removing the temperature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the precipitation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constraint on species ecology. Besides, we also implemented a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where niche optima could not evolve and were therefore held constant (to their initial value) across all simulations. 500-member simulation ensembles were performed for each simulation scenario, and for both North and South America as ancestral area. For details about initialisation of a simulation and parameter values, please refer to </w:t>
      </w:r>
      <w:r>
        <w:rPr>
          <w:i/>
          <w:iCs/>
          <w:lang w:val="en-GB" w:eastAsia="en-US" w:bidi="ar-SA"/>
        </w:rPr>
        <w:t>Supplementary text</w:t>
      </w:r>
      <w:r>
        <w:rPr>
          <w:lang w:val="en-GB" w:eastAsia="en-US" w:bidi="ar-SA"/>
        </w:rPr>
        <w:t>.</w:t>
      </w:r>
    </w:p>
    <w:p>
      <w:pPr>
        <w:pStyle w:val="BodyText"/>
        <w:rPr>
          <w:lang w:val="en-GB" w:eastAsia="en-US" w:bidi="ar-SA"/>
        </w:rPr>
      </w:pPr>
      <w:r>
        <w:rPr>
          <w:lang w:val="en-GB" w:eastAsia="en-US" w:bidi="ar-SA"/>
        </w:rPr>
        <w:t>Importantly, simulations generated under the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originating in the tropical biome of either continent allowed to assess fundamental hypotheses related to the concept of tropical niche conservatism (Wiens &amp; Donoghue 2004). This concept has often been invoked to explain the high diversity of tropical compared to temperate regions. In the framework of the Americas, Smith </w:t>
      </w:r>
      <w:r>
        <w:rPr>
          <w:i/>
          <w:iCs/>
          <w:lang w:val="en-GB" w:eastAsia="en-US" w:bidi="ar-SA"/>
        </w:rPr>
        <w:t>et al.</w:t>
      </w:r>
      <w:r>
        <w:rPr>
          <w:lang w:val="en-GB" w:eastAsia="en-US" w:bidi="ar-SA"/>
        </w:rPr>
        <w:t xml:space="preserve"> (2012) evidenced that the extant vertebrate biodiversity across the Americas resulted from an asymmetric niche conservatism. They indeed showed that taxa of North American origin were 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p>
    <w:p>
      <w:pPr>
        <w:pStyle w:val="BodyText"/>
        <w:rPr>
          <w:lang w:val="en-GB" w:eastAsia="en-US" w:bidi="ar-SA"/>
        </w:rPr>
      </w:pPr>
      <w:r>
        <w:rPr>
          <w:lang w:val="en-GB" w:eastAsia="en-US" w:bidi="ar-SA"/>
        </w:rPr>
        <w:t>Throughout the study period, a vast proportion the South American landmass was dominated by relatively stable tropical climatic conditions whereas the overall North American climate was dominated by temporal fluctuations (Figure S1). Consequently, we expect that lineages generated under fixed-niche simulations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high conservatism) originating in South America to be less intensively exchanged than those generated under evolving-niche simulations starting in North America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attenuated conservatism). Such an imbalance would be in line with the empirical pattern of exchange asymmetry that took place during the GABI.</w:t>
      </w:r>
    </w:p>
    <w:p>
      <w:pPr>
        <w:pStyle w:val="BodyText"/>
        <w:rPr>
          <w:lang w:val="en-GB" w:eastAsia="en-US" w:bidi="ar-SA"/>
        </w:rPr>
      </w:pPr>
      <w:bookmarkStart w:id="14" w:name="simulation-model-and-modelling-schemes"/>
      <w:r>
        <w:rPr>
          <w:lang w:val="en-GB" w:eastAsia="en-US" w:bidi="ar-SA"/>
        </w:rPr>
        <w:t>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climate.</w:t>
      </w:r>
      <w:bookmarkEnd w:id="14"/>
    </w:p>
    <w:p>
      <w:pPr>
        <w:pStyle w:val="Heading2"/>
        <w:rPr>
          <w:lang w:val="en-GB" w:eastAsia="en-US" w:bidi="ar-SA"/>
        </w:rPr>
      </w:pPr>
      <w:bookmarkStart w:id="15" w:name="quantification-and-statistical-analyses"/>
      <w:bookmarkEnd w:id="15"/>
      <w:r>
        <w:rPr>
          <w:lang w:val="en-GB" w:eastAsia="en-US" w:bidi="ar-SA"/>
        </w:rPr>
        <w:t>Quantification and statistical analyses</w:t>
      </w:r>
    </w:p>
    <w:p>
      <w:pPr>
        <w:pStyle w:val="FirstParagraph"/>
        <w:rPr>
          <w:lang w:val="en-GB" w:eastAsia="en-US" w:bidi="ar-SA"/>
        </w:rPr>
      </w:pPr>
      <w:r>
        <w:rPr>
          <w:lang w:val="en-GB" w:eastAsia="en-US" w:bidi="ar-SA"/>
        </w:rPr>
        <w:t xml:space="preserve">At every time step, for each run of each simulation, we used a function released by Skeels </w:t>
      </w:r>
      <w:r>
        <w:rPr>
          <w:i/>
          <w:iCs/>
          <w:lang w:val="en-GB" w:eastAsia="en-US" w:bidi="ar-SA"/>
        </w:rPr>
        <w:t>et al.</w:t>
      </w:r>
      <w:r>
        <w:rPr>
          <w:lang w:val="en-GB" w:eastAsia="en-US" w:bidi="ar-SA"/>
        </w:rPr>
        <w:t xml:space="preserve"> (2023b) to save presence-absence matrices. Given a time </w:t>
      </w:r>
      <w:r>
        <w:rPr/>
      </w:r>
      <m:oMath xmlns:m="http://schemas.openxmlformats.org/officeDocument/2006/math">
        <m:r>
          <w:rPr>
            <w:rFonts w:ascii="Cambria Math" w:hAnsi="Cambria Math"/>
          </w:rPr>
          <m:t xml:space="preserve">t</m:t>
        </m:r>
      </m:oMath>
      <w:r>
        <w:rPr>
          <w:lang w:val="en-GB" w:eastAsia="en-US" w:bidi="ar-SA"/>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lang w:val="en-GB" w:eastAsia="en-US" w:bidi="ar-SA"/>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lang w:val="en-GB" w:eastAsia="en-US" w:bidi="ar-SA"/>
        </w:rPr>
        <w:t xml:space="preserve">: the species inhabits that cell, </w:t>
      </w:r>
      <w:r>
        <w:rPr/>
      </w:r>
      <m:oMath xmlns:m="http://schemas.openxmlformats.org/officeDocument/2006/math">
        <m:r>
          <w:rPr>
            <w:rFonts w:ascii="Cambria Math" w:hAnsi="Cambria Math"/>
          </w:rPr>
          <m:t xml:space="preserve">0</m:t>
        </m:r>
      </m:oMath>
      <w:r>
        <w:rPr>
          <w:lang w:val="en-GB" w:eastAsia="en-US" w:bidi="ar-SA"/>
        </w:rPr>
        <w:t>: it does not.</w:t>
      </w:r>
    </w:p>
    <w:p>
      <w:pPr>
        <w:pStyle w:val="BodyText"/>
        <w:rPr>
          <w:lang w:val="en-GB" w:eastAsia="en-US" w:bidi="ar-SA"/>
        </w:rPr>
      </w:pPr>
      <w:r>
        <w:rPr>
          <w:lang w:val="en-GB" w:eastAsia="en-US" w:bidi="ar-SA"/>
        </w:rPr>
        <w:t xml:space="preserve">Given a batch of simulations, after discarding those that crashed – </w:t>
      </w:r>
      <w:r>
        <w:rPr>
          <w:i/>
          <w:iCs/>
          <w:lang w:val="en-GB" w:eastAsia="en-US" w:bidi="ar-SA"/>
        </w:rPr>
        <w:t>i</w:t>
      </w:r>
      <w:r>
        <w:rPr>
          <w:lang w:val="en-GB" w:eastAsia="en-US" w:bidi="ar-SA"/>
        </w:rPr>
        <w:t>.</w:t>
      </w:r>
      <w:r>
        <w:rPr>
          <w:i/>
          <w:iCs/>
          <w:lang w:val="en-GB" w:eastAsia="en-US" w:bidi="ar-SA"/>
        </w:rPr>
        <w:t>e</w:t>
      </w:r>
      <w:r>
        <w:rPr>
          <w:lang w:val="en-GB" w:eastAsia="en-US" w:bidi="ar-SA"/>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w:t>
      </w:r>
      <w:r>
        <w:rPr>
          <w:i/>
          <w:iCs/>
          <w:lang w:val="en-GB" w:eastAsia="en-US" w:bidi="ar-SA"/>
        </w:rPr>
        <w:t>e</w:t>
      </w:r>
      <w:r>
        <w:rPr>
          <w:lang w:val="en-GB" w:eastAsia="en-US" w:bidi="ar-SA"/>
        </w:rPr>
        <w:t>.</w:t>
      </w:r>
      <w:r>
        <w:rPr>
          <w:i/>
          <w:iCs/>
          <w:lang w:val="en-GB" w:eastAsia="en-US" w:bidi="ar-SA"/>
        </w:rPr>
        <w:t>g</w:t>
      </w:r>
      <w:r>
        <w:rPr>
          <w:lang w:val="en-GB" w:eastAsia="en-US" w:bidi="ar-SA"/>
        </w:rPr>
        <w:t>., South America if the simulation started in North America) recorded a presence. Then, we recorded the biome in which the initial ancestor occurs (</w:t>
      </w:r>
      <w:r>
        <w:rPr>
          <w:i/>
          <w:iCs/>
          <w:lang w:val="en-GB" w:eastAsia="en-US" w:bidi="ar-SA"/>
        </w:rPr>
        <w:t>i</w:t>
      </w:r>
      <w:r>
        <w:rPr>
          <w:lang w:val="en-GB" w:eastAsia="en-US" w:bidi="ar-SA"/>
        </w:rPr>
        <w:t>.</w:t>
      </w:r>
      <w:r>
        <w:rPr>
          <w:i/>
          <w:iCs/>
          <w:lang w:val="en-GB" w:eastAsia="en-US" w:bidi="ar-SA"/>
        </w:rPr>
        <w:t>e</w:t>
      </w:r>
      <w:r>
        <w:rPr>
          <w:lang w:val="en-GB" w:eastAsia="en-US" w:bidi="ar-SA"/>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lang w:val="en-GB" w:eastAsia="en-US" w:bidi="ar-SA"/>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lang w:val="en-GB" w:eastAsia="en-US" w:bidi="ar-SA"/>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w:t>
      </w:r>
      <w:del w:id="4" w:author="Lucas Buffan" w:date="2026-07-28T14:34:49Z">
        <w:r>
          <w:rPr>
            <w:lang w:val="en-GB" w:eastAsia="en-US" w:bidi="ar-SA"/>
          </w:rPr>
          <w:delText>– referred to as “colonised diversity” –</w:delText>
        </w:r>
      </w:del>
      <w:ins w:id="5" w:author="Lucas Buffan" w:date="2026-07-28T14:34:49Z">
        <w:r>
          <w:rPr>
            <w:lang w:val="en-GB" w:eastAsia="en-US" w:bidi="ar-SA"/>
          </w:rPr>
          <w:t>– referred to as Richness of the Colonised Continent, RCC –</w:t>
        </w:r>
      </w:ins>
      <w:r>
        <w:rPr>
          <w:lang w:val="en-GB" w:eastAsia="en-US" w:bidi="ar-SA"/>
        </w:rPr>
        <w:t xml:space="preserve">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as the ratio between the number of cells occupied by the colonisers and the total number of available cells (</w:t>
      </w:r>
      <w:r>
        <w:rPr>
          <w:i/>
          <w:iCs/>
          <w:lang w:val="en-GB" w:eastAsia="en-US" w:bidi="ar-SA"/>
        </w:rPr>
        <w:t>i</w:t>
      </w:r>
      <w:r>
        <w:rPr>
          <w:lang w:val="en-GB" w:eastAsia="en-US" w:bidi="ar-SA"/>
        </w:rPr>
        <w:t>.</w:t>
      </w:r>
      <w:r>
        <w:rPr>
          <w:i/>
          <w:iCs/>
          <w:lang w:val="en-GB" w:eastAsia="en-US" w:bidi="ar-SA"/>
        </w:rPr>
        <w:t>e</w:t>
      </w:r>
      <w:r>
        <w:rPr>
          <w:lang w:val="en-GB" w:eastAsia="en-US" w:bidi="ar-SA"/>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w:t>
      </w:r>
    </w:p>
    <w:p>
      <w:pPr>
        <w:pStyle w:val="Normal"/>
        <w:rPr>
          <w:lang w:val="en-GB" w:eastAsia="en-US" w:bidi="ar-SA"/>
        </w:rPr>
      </w:pPr>
      <w:r>
        <w:rPr>
          <w:lang w:val="en-GB" w:eastAsia="en-US" w:bidi="ar-SA"/>
        </w:rPr>
      </w:r>
      <w:bookmarkStart w:id="16" w:name="quantification-and-statistical-analyses_"/>
      <w:bookmarkStart w:id="17" w:name="material-and-methods_Copy_1"/>
      <w:bookmarkStart w:id="18" w:name="quantification-and-statistical-analyses_"/>
      <w:bookmarkStart w:id="19" w:name="material-and-methods_Copy_1"/>
      <w:bookmarkEnd w:id="18"/>
      <w:bookmarkEnd w:id="19"/>
      <w:r>
        <w:br w:type="page"/>
      </w:r>
    </w:p>
    <w:p>
      <w:pPr>
        <w:pStyle w:val="Heading1"/>
        <w:spacing w:before="0" w:after="0"/>
        <w:rPr>
          <w:lang w:val="en-GB" w:eastAsia="en-US" w:bidi="ar-SA"/>
        </w:rPr>
      </w:pPr>
      <w:bookmarkStart w:id="20" w:name="results"/>
      <w:r>
        <w:rPr>
          <w:lang w:val="en-GB" w:eastAsia="en-US" w:bidi="ar-SA"/>
        </w:rPr>
        <w:t>Results</w:t>
      </w:r>
    </w:p>
    <w:p>
      <w:pPr>
        <w:pStyle w:val="Heading2"/>
        <w:rPr>
          <w:lang w:val="en-GB" w:eastAsia="en-US" w:bidi="ar-SA"/>
        </w:rPr>
      </w:pPr>
      <w:bookmarkStart w:id="21" w:name="X046bfb4c2926037a0ca385aac52011189f738fe"/>
      <w:r>
        <w:rPr>
          <w:lang w:val="en-GB" w:eastAsia="en-US" w:bidi="ar-SA"/>
        </w:rPr>
        <w:t>South-to-North dispersal events are made easier by climate</w:t>
      </w:r>
    </w:p>
    <w:p>
      <w:pPr>
        <w:pStyle w:val="FirstParagraph"/>
        <w:rPr/>
      </w:pPr>
      <w:r>
        <w:rPr>
          <w:lang w:val="en-GB" w:eastAsia="en-US" w:bidi="ar-SA"/>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lang w:val="en-GB" w:eastAsia="en-US" w:bidi="ar-SA"/>
          </w:rPr>
          <w:t>Figure 2</w:t>
        </w:r>
      </w:hyperlink>
      <w:r>
        <w:rPr>
          <w:lang w:val="en-GB" w:eastAsia="en-US" w:bidi="ar-SA"/>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compounds did not alter the pattern. We emphasise the fact that, contrary to our expectations, fixed-niche simulations originating in South America always yielded to a greater exchange intensity than evolving-niche simulations starting in North America. The simulated imbalance persisted after standardising initial distances to the isthmus of Panama for simulated species originating in North America to those of simulated species from South America, except for simulations generated under the fixed-niche model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(Figure S4). Last, we stress that the simulated pattern was also robust to thermal breadth expansion for lineages originating in North America, up to 10 times broader than for simulations originating in South America (Figure S14 A).</w:t>
      </w:r>
    </w:p>
    <w:p>
      <w:pPr>
        <w:pStyle w:val="BodyText"/>
        <w:rPr>
          <w:lang w:val="en-GB" w:eastAsia="en-US" w:bidi="ar-SA"/>
        </w:rPr>
      </w:pPr>
      <w:r>
        <w:rPr>
          <w:lang w:val="en-GB" w:eastAsia="en-US" w:bidi="ar-SA"/>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recording almost no crash (Table S2). This difference, although attenuated, persisted after the spatial standardisation procedure, but fully disappeared when we increased the thermal breadth of simulations originating in North America (Figure S14 B).</w:t>
      </w:r>
      <w:bookmarkEnd w:id="21"/>
    </w:p>
    <w:p>
      <w:pPr>
        <w:pStyle w:val="Heading2"/>
        <w:rPr>
          <w:lang w:val="en-GB" w:eastAsia="en-US" w:bidi="ar-SA"/>
        </w:rPr>
      </w:pPr>
      <w:bookmarkStart w:id="22" w:name="X3f8917345488c3542ef7817a04a0a44ace1cdf0"/>
      <w:r>
        <w:rPr>
          <w:lang w:val="en-GB" w:eastAsia="en-US" w:bidi="ar-SA"/>
        </w:rPr>
        <w:t>Successful establishment on the newly-colonised continent</w:t>
      </w:r>
    </w:p>
    <w:p>
      <w:pPr>
        <w:pStyle w:val="FirstParagraph"/>
        <w:rPr/>
      </w:pPr>
      <w:r>
        <w:rPr>
          <w:lang w:val="en-GB" w:eastAsia="en-US" w:bidi="ar-SA"/>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lang w:val="en-GB" w:eastAsia="en-US" w:bidi="ar-SA"/>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 where climatic niche evolution was not allowed (</w:t>
      </w:r>
      <w:hyperlink w:anchor="fig-metrics">
        <w:r>
          <w:rPr>
            <w:rStyle w:val="Hyperlink"/>
            <w:lang w:val="en-GB" w:eastAsia="en-US" w:bidi="ar-SA"/>
          </w:rPr>
          <w:t>Figure 3</w:t>
        </w:r>
      </w:hyperlink>
      <w:r>
        <w:rPr>
          <w:lang w:val="en-GB" w:eastAsia="en-US" w:bidi="ar-SA"/>
        </w:rPr>
        <w:t xml:space="preserve"> A). Furthermore, species of North American origin that successfully made it to South America generally colonised a greater area than those of South American origin reaching North America (</w:t>
      </w:r>
      <w:hyperlink w:anchor="fig-metrics">
        <w:r>
          <w:rPr>
            <w:rStyle w:val="Hyperlink"/>
            <w:lang w:val="en-GB" w:eastAsia="en-US" w:bidi="ar-SA"/>
          </w:rPr>
          <w:t>Figure 3</w:t>
        </w:r>
      </w:hyperlink>
      <w:r>
        <w:rPr>
          <w:lang w:val="en-GB" w:eastAsia="en-US" w:bidi="ar-SA"/>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lang w:val="en-GB" w:eastAsia="en-US" w:bidi="ar-SA"/>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lang w:val="en-GB" w:eastAsia="en-US" w:bidi="ar-SA"/>
        </w:rPr>
        <w:t>). However, due to the difference in size (</w:t>
      </w:r>
      <w:r>
        <w:rPr>
          <w:i/>
          <w:iCs/>
          <w:lang w:val="en-GB" w:eastAsia="en-US" w:bidi="ar-SA"/>
        </w:rPr>
        <w:t>i</w:t>
      </w:r>
      <w:r>
        <w:rPr>
          <w:lang w:val="en-GB" w:eastAsia="en-US" w:bidi="ar-SA"/>
        </w:rPr>
        <w:t>.</w:t>
      </w:r>
      <w:r>
        <w:rPr>
          <w:i/>
          <w:iCs/>
          <w:lang w:val="en-GB" w:eastAsia="en-US" w:bidi="ar-SA"/>
        </w:rPr>
        <w:t>e</w:t>
      </w:r>
      <w:r>
        <w:rPr>
          <w:lang w:val="en-GB" w:eastAsia="en-US" w:bidi="ar-SA"/>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started from North America (Figure S11).</w:t>
      </w:r>
    </w:p>
    <w:p>
      <w:pPr>
        <w:pStyle w:val="BodyText"/>
        <w:rPr/>
      </w:pPr>
      <w:r>
        <w:rPr>
          <w:lang w:val="en-GB" w:eastAsia="en-US" w:bidi="ar-SA"/>
        </w:rPr>
        <w:t xml:space="preserve">Besides, contrary to the proportion of colonised area for a given ancestral continent, </w:t>
      </w:r>
      <w:del w:id="6" w:author="Lucas Buffan" w:date="2026-07-28T14:35:15Z">
        <w:r>
          <w:rPr>
            <w:lang w:val="en-GB" w:eastAsia="en-US" w:bidi="ar-SA"/>
          </w:rPr>
          <w:delText>colonised diversity</w:delText>
        </w:r>
      </w:del>
      <w:ins w:id="7" w:author="Lucas Buffan" w:date="2026-07-28T14:35:15Z">
        <w:r>
          <w:rPr>
            <w:lang w:val="en-GB" w:eastAsia="en-US" w:bidi="ar-SA"/>
          </w:rPr>
          <w:t>RCC</w:t>
        </w:r>
      </w:ins>
      <w:r>
        <w:rPr>
          <w:lang w:val="en-GB" w:eastAsia="en-US" w:bidi="ar-SA"/>
        </w:rPr>
        <w:t xml:space="preserve">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w:t>
      </w:r>
      <w:hyperlink w:anchor="fig-metrics">
        <w:r>
          <w:rPr>
            <w:rStyle w:val="Hyperlink"/>
            <w:lang w:val="en-GB" w:eastAsia="en-US" w:bidi="ar-SA"/>
          </w:rPr>
          <w:t>Figure 3</w:t>
        </w:r>
      </w:hyperlink>
      <w:r>
        <w:rPr>
          <w:lang w:val="en-GB" w:eastAsia="en-US" w:bidi="ar-SA"/>
        </w:rPr>
        <w:t xml:space="preserve"> B). Moreover, ancestral continent does not seem to affect mean </w:t>
      </w:r>
      <w:del w:id="8" w:author="Lucas Buffan" w:date="2026-07-28T14:35:23Z">
        <w:r>
          <w:rPr>
            <w:lang w:val="en-GB" w:eastAsia="en-US" w:bidi="ar-SA"/>
          </w:rPr>
          <w:delText>colonised diversity</w:delText>
        </w:r>
      </w:del>
      <w:ins w:id="9" w:author="Lucas Buffan" w:date="2026-07-28T14:35:23Z">
        <w:r>
          <w:rPr>
            <w:lang w:val="en-GB" w:eastAsia="en-US" w:bidi="ar-SA"/>
          </w:rPr>
          <w:t>RCC</w:t>
        </w:r>
      </w:ins>
      <w:r>
        <w:rPr>
          <w:lang w:val="en-GB" w:eastAsia="en-US" w:bidi="ar-SA"/>
        </w:rPr>
        <w:t xml:space="preserve">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lang w:val="en-GB" w:eastAsia="en-US" w:bidi="ar-SA"/>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lang w:val="en-GB" w:eastAsia="en-US" w:bidi="ar-SA"/>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lang w:val="en-GB" w:eastAsia="en-US" w:bidi="ar-SA"/>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lang w:val="en-GB" w:eastAsia="en-US" w:bidi="ar-SA"/>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lang w:val="en-GB" w:eastAsia="en-US" w:bidi="ar-SA"/>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lang w:val="en-GB" w:eastAsia="en-US" w:bidi="ar-SA"/>
        </w:rPr>
        <w:t xml:space="preserve"> species).</w:t>
      </w:r>
    </w:p>
    <w:p>
      <w:pPr>
        <w:pStyle w:val="BodyText"/>
        <w:rPr/>
      </w:pPr>
      <w:r>
        <w:rPr>
          <w:lang w:val="en-GB" w:eastAsia="en-US" w:bidi="ar-SA"/>
        </w:rPr>
        <w:t>In addition, successful simulations starting from North America generally started from an ancestor located closer to the isthmus of Panama than those starting from South America (</w:t>
      </w:r>
      <w:hyperlink w:anchor="fig-metrics">
        <w:r>
          <w:rPr>
            <w:rStyle w:val="Hyperlink"/>
            <w:lang w:val="en-GB" w:eastAsia="en-US" w:bidi="ar-SA"/>
          </w:rPr>
          <w:t>Figure 3</w:t>
        </w:r>
      </w:hyperlink>
      <w:r>
        <w:rPr>
          <w:lang w:val="en-GB" w:eastAsia="en-US" w:bidi="ar-SA"/>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2"/>
    </w:p>
    <w:p>
      <w:pPr>
        <w:pStyle w:val="Heading2"/>
        <w:rPr>
          <w:lang w:val="en-GB" w:eastAsia="en-US" w:bidi="ar-SA"/>
        </w:rPr>
      </w:pPr>
      <w:bookmarkStart w:id="23" w:name="X82f98bdfcac253573425d1541df4621b4f5d747"/>
      <w:r>
        <w:rPr>
          <w:lang w:val="en-GB" w:eastAsia="en-US" w:bidi="ar-SA"/>
        </w:rPr>
        <w:t>Biome selectivity of the simulated faunal exchanges</w:t>
      </w:r>
    </w:p>
    <w:p>
      <w:pPr>
        <w:pStyle w:val="FirstParagraph"/>
        <w:rPr/>
      </w:pPr>
      <w:r>
        <w:rPr>
          <w:lang w:val="en-GB" w:eastAsia="en-US" w:bidi="ar-SA"/>
        </w:rPr>
        <w:t>Due to the unequal area occupied by each biome between the two continents, the number of simulations starting within each biome was largely uneven across biome classes and continents (</w:t>
      </w:r>
      <w:hyperlink w:anchor="fig-biome">
        <w:r>
          <w:rPr>
            <w:rStyle w:val="Hyperlink"/>
            <w:lang w:val="en-GB" w:eastAsia="en-US" w:bidi="ar-SA"/>
          </w:rPr>
          <w:t>Figure 4</w:t>
        </w:r>
      </w:hyperlink>
      <w:r>
        <w:rPr>
          <w:lang w:val="en-GB" w:eastAsia="en-US" w:bidi="ar-SA"/>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eastAsia="en-US" w:bidi="ar-SA"/>
        </w:rPr>
        <w:t>), whereas the tropical biome recorded the largest proportion of ancestral species originating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lang w:val="en-GB" w:eastAsia="en-US" w:bidi="ar-SA"/>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lang w:val="en-GB" w:eastAsia="en-US" w:bidi="ar-SA"/>
          </w:rPr>
          <w:t>Figure 4</w:t>
        </w:r>
      </w:hyperlink>
      <w:r>
        <w:rPr>
          <w:lang w:val="en-GB" w:eastAsia="en-US" w:bidi="ar-SA"/>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lang w:val="en-GB" w:eastAsia="en-US" w:bidi="ar-SA"/>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lang w:val="en-GB" w:eastAsia="en-US" w:bidi="ar-SA"/>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lang w:val="en-GB" w:eastAsia="en-US" w:bidi="ar-SA"/>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lang w:val="en-GB" w:eastAsia="en-US" w:bidi="ar-SA"/>
        </w:rPr>
        <w:t>) biomes (Figure S10).</w:t>
      </w:r>
    </w:p>
    <w:p>
      <w:pPr>
        <w:pStyle w:val="BodyText"/>
        <w:rPr/>
      </w:pPr>
      <w:r>
        <w:rPr>
          <w:lang w:val="en-GB" w:eastAsia="en-US" w:bidi="ar-SA"/>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our results suggest similar exchange intensity patterns between simulations starting from North and South America (</w:t>
      </w:r>
      <w:hyperlink w:anchor="fig-biome">
        <w:r>
          <w:rPr>
            <w:rStyle w:val="Hyperlink"/>
            <w:lang w:val="en-GB" w:eastAsia="en-US" w:bidi="ar-SA"/>
          </w:rPr>
          <w:t>Figure 4</w:t>
        </w:r>
      </w:hyperlink>
      <w:r>
        <w:rPr>
          <w:lang w:val="en-GB" w:eastAsia="en-US" w:bidi="ar-SA"/>
        </w:rPr>
        <w:t xml:space="preserve"> C, first row). Fixed-niche simulations with tropical affinity (</w:t>
      </w:r>
      <w:r>
        <w:rPr>
          <w:i/>
          <w:iCs/>
          <w:lang w:val="en-GB" w:eastAsia="en-US" w:bidi="ar-SA"/>
        </w:rPr>
        <w:t>i</w:t>
      </w:r>
      <w:r>
        <w:rPr>
          <w:lang w:val="en-GB" w:eastAsia="en-US" w:bidi="ar-SA"/>
        </w:rPr>
        <w:t>.</w:t>
      </w:r>
      <w:r>
        <w:rPr>
          <w:i/>
          <w:iCs/>
          <w:lang w:val="en-GB" w:eastAsia="en-US" w:bidi="ar-SA"/>
        </w:rPr>
        <w:t>e</w:t>
      </w:r>
      <w:r>
        <w:rPr>
          <w:lang w:val="en-GB" w:eastAsia="en-US" w:bidi="ar-SA"/>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were largely more frequently exchanged than fixed-niche simulations tied to another biome,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lang w:val="en-GB" w:eastAsia="en-US" w:bidi="ar-SA"/>
        </w:rPr>
        <w:t xml:space="preserve"> successful exchanges southwards (</w:t>
      </w:r>
      <w:r>
        <w:rPr>
          <w:i/>
          <w:iCs/>
          <w:lang w:val="en-GB" w:eastAsia="en-US" w:bidi="ar-SA"/>
        </w:rPr>
        <w:t>i</w:t>
      </w:r>
      <w:r>
        <w:rPr>
          <w:lang w:val="en-GB" w:eastAsia="en-US" w:bidi="ar-SA"/>
        </w:rPr>
        <w:t>.</w:t>
      </w:r>
      <w:r>
        <w:rPr>
          <w:i/>
          <w:iCs/>
          <w:lang w:val="en-GB" w:eastAsia="en-US" w:bidi="ar-SA"/>
        </w:rPr>
        <w:t>e</w:t>
      </w:r>
      <w:r>
        <w:rPr>
          <w:lang w:val="en-GB" w:eastAsia="en-US" w:bidi="ar-SA"/>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xml:space="preserve"> northwards (</w:t>
      </w:r>
      <w:r>
        <w:rPr>
          <w:i/>
          <w:iCs/>
          <w:lang w:val="en-GB" w:eastAsia="en-US" w:bidi="ar-SA"/>
        </w:rPr>
        <w:t>i</w:t>
      </w:r>
      <w:r>
        <w:rPr>
          <w:lang w:val="en-GB" w:eastAsia="en-US" w:bidi="ar-SA"/>
        </w:rPr>
        <w:t>.</w:t>
      </w:r>
      <w:r>
        <w:rPr>
          <w:i/>
          <w:iCs/>
          <w:lang w:val="en-GB" w:eastAsia="en-US" w:bidi="ar-SA"/>
        </w:rPr>
        <w:t>e</w:t>
      </w:r>
      <w:r>
        <w:rPr>
          <w:lang w:val="en-GB" w:eastAsia="en-US" w:bidi="ar-SA"/>
        </w:rPr>
        <w:t>., from simulations originating in South America). Such proportions were significantly reduced when originating in the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lang w:val="en-GB" w:eastAsia="en-US" w:bidi="ar-SA"/>
        </w:rPr>
        <w:t xml:space="preserve"> northwards) and temperate biomes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eastAsia="en-US" w:bidi="ar-SA"/>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lang w:val="en-GB" w:eastAsia="en-US" w:bidi="ar-SA"/>
        </w:rPr>
        <w:t xml:space="preserve"> northwards). Almost no fixed-niche simulation originating in the cold or polar biome, no matter where it started, resulted in a successful inter-continental exchange.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w:t>
      </w:r>
    </w:p>
    <w:p>
      <w:pPr>
        <w:pStyle w:val="BodyText"/>
        <w:rPr/>
      </w:pPr>
      <w:r>
        <w:rPr>
          <w:lang w:val="en-GB" w:eastAsia="en-US" w:bidi="ar-SA"/>
        </w:rPr>
        <w:t>Regarding simulations generated under the adaptive-niche models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those starting from North America maintained the same pattern of exchange intensities as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The proportion of exchange success was higher among those originating in the tropical biome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lang w:val="en-GB" w:eastAsia="en-US" w:bidi="ar-SA"/>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biomes. Also, almost no adaptive-niche simulation originating in the cold or polar biomes made it to South America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lang w:val="en-GB" w:eastAsia="en-US" w:bidi="ar-SA"/>
        </w:rPr>
        <w:t>). Note that removing the precipitation constraint on species climatic niche (</w:t>
      </w:r>
      <w:r>
        <w:rPr>
          <w:i/>
          <w:iCs/>
          <w:lang w:val="en-GB" w:eastAsia="en-US" w:bidi="ar-SA"/>
        </w:rPr>
        <w:t>i</w:t>
      </w:r>
      <w:r>
        <w:rPr>
          <w:lang w:val="en-GB" w:eastAsia="en-US" w:bidi="ar-SA"/>
        </w:rPr>
        <w:t>.</w:t>
      </w:r>
      <w:r>
        <w:rPr>
          <w:i/>
          <w:iCs/>
          <w:lang w:val="en-GB" w:eastAsia="en-US" w:bidi="ar-SA"/>
        </w:rPr>
        <w:t>e</w:t>
      </w:r>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attenuated this imbalance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These results hold after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Conversely, the adaptive-niche disparity in proportion of successful exchanges across biomes was largely attenuated when simulations started in South America. In that case, successful exchanges appear almost equally-likely, regardless of the biome where simulations originate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w:t>
      </w:r>
      <w:bookmarkEnd w:id="20"/>
      <w:bookmarkEnd w:id="23"/>
    </w:p>
    <w:p>
      <w:pPr>
        <w:pStyle w:val="Heading1"/>
        <w:rPr>
          <w:lang w:val="en-GB" w:eastAsia="en-US" w:bidi="ar-SA"/>
        </w:rPr>
      </w:pPr>
      <w:r>
        <w:rPr>
          <w:lang w:val="en-GB" w:eastAsia="en-US" w:bidi="ar-SA"/>
        </w:rPr>
        <w:t>Discussion</w:t>
      </w:r>
    </w:p>
    <w:p>
      <w:pPr>
        <w:pStyle w:val="Heading2"/>
        <w:rPr>
          <w:lang w:val="en-GB" w:eastAsia="en-US" w:bidi="ar-SA"/>
        </w:rPr>
      </w:pPr>
      <w:bookmarkStart w:id="24" w:name="X7884168e0fb04c99a5fee66a3bc25e307eaddf5"/>
      <w:r>
        <w:rPr>
          <w:lang w:val="en-GB" w:eastAsia="en-US" w:bidi="ar-SA"/>
        </w:rPr>
        <w:t>An inverse asymmetry of exchange driven by climate</w:t>
      </w:r>
    </w:p>
    <w:p>
      <w:pPr>
        <w:pStyle w:val="FirstParagraph"/>
        <w:rPr>
          <w:ins w:id="11" w:author="Lucas Buffan" w:date="2026-07-28T14:31:22Z"/>
        </w:rPr>
      </w:pPr>
      <w:r>
        <w:rPr>
          <w:lang w:val="en-GB" w:eastAsia="en-US" w:bidi="ar-SA"/>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lang w:val="en-GB" w:eastAsia="en-US" w:bidi="ar-SA"/>
          </w:rPr>
          <w:t>Figure 2</w:t>
        </w:r>
      </w:hyperlink>
      <w:r>
        <w:rPr>
          <w:lang w:val="en-GB" w:eastAsia="en-US" w:bidi="ar-SA"/>
        </w:rPr>
        <w:t xml:space="preserve">). This therefore clearly contrasts with the long-recognised imbalanced success of North American mammal taxa compared to South Americans in the aftermath of the GABI (Simpson 1980). </w:t>
      </w:r>
      <w:ins w:id="10" w:author="Lucas Buffan" w:date="2026-07-28T14:31:22Z">
        <w:r>
          <w:rPr>
            <w:lang w:val="en-GB" w:eastAsia="en-US" w:bidi="ar-SA"/>
          </w:rPr>
          <w:t>The supplemental analyses that we conducted, increasing northern lineage’s thermal niche breadth up to 10 times that of southern lineages, failed to invert this unexpected simulated pattern of continent-dependent colonisation asymmetry (Figure S14 A). Thus, reproducing the asymmetry of the GABI as a sole consequence of climate would require a very important (typically above a factor 10) niche breadth disequilibrium between northern and southern lineages, which is very unlikely to have emerged in the nature.</w:t>
        </w:r>
      </w:ins>
    </w:p>
    <w:p>
      <w:pPr>
        <w:pStyle w:val="FirstParagraph"/>
        <w:rPr/>
      </w:pPr>
      <w:r>
        <w:rPr>
          <w:lang w:val="en-GB" w:eastAsia="en-US" w:bidi="ar-SA"/>
        </w:rPr>
        <w:t>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lang w:val="en-GB" w:eastAsia="en-US" w:bidi="ar-SA"/>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lang w:val="en-GB" w:eastAsia="en-US" w:bidi="ar-SA"/>
        </w:rPr>
        <w:t xml:space="preserve"> km²). Following this framework, Marshall </w:t>
      </w:r>
      <w:r>
        <w:rPr>
          <w:i/>
          <w:iCs/>
          <w:lang w:val="en-GB" w:eastAsia="en-US" w:bidi="ar-SA"/>
        </w:rPr>
        <w:t>et al.</w:t>
      </w:r>
      <w:r>
        <w:rPr>
          <w:lang w:val="en-GB" w:eastAsia="en-US" w:bidi="ar-SA"/>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lang w:val="en-GB" w:eastAsia="en-US" w:bidi="ar-SA"/>
        </w:rPr>
        <w:t>et al.</w:t>
      </w:r>
      <w:r>
        <w:rPr>
          <w:lang w:val="en-GB" w:eastAsia="en-US" w:bidi="ar-SA"/>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lang w:val="en-GB" w:eastAsia="en-US" w:bidi="ar-SA"/>
          </w:rPr>
          <w:t>Figure 2</w:t>
        </w:r>
      </w:hyperlink>
      <w:r>
        <w:rPr>
          <w:lang w:val="en-GB" w:eastAsia="en-US" w:bidi="ar-SA"/>
        </w:rPr>
        <w:t xml:space="preserve">). In addition, this theory does not align with the actual imbalance in extant mammal species-level diversity between the Americas, being way larger in South than in North America (Raven </w:t>
      </w:r>
      <w:r>
        <w:rPr>
          <w:i/>
          <w:iCs/>
          <w:lang w:val="en-GB" w:eastAsia="en-US" w:bidi="ar-SA"/>
        </w:rPr>
        <w:t>et al.</w:t>
      </w:r>
      <w:r>
        <w:rPr>
          <w:lang w:val="en-GB" w:eastAsia="en-US" w:bidi="ar-SA"/>
        </w:rPr>
        <w:t xml:space="preserve"> 2020).</w:t>
      </w:r>
    </w:p>
    <w:p>
      <w:pPr>
        <w:pStyle w:val="BodyText"/>
        <w:rPr>
          <w:lang w:val="en-GB" w:eastAsia="en-US" w:bidi="ar-SA"/>
        </w:rPr>
      </w:pPr>
      <w:r>
        <w:rPr>
          <w:lang w:val="en-GB" w:eastAsia="en-US" w:bidi="ar-SA"/>
        </w:rPr>
        <w:t>Although the inverse asymmetry in climate-driven exchange across both sides of the Isthmus suggested by our findings goes in contradiction with the mammal fossil record (</w:t>
      </w:r>
      <w:r>
        <w:rPr>
          <w:i/>
          <w:iCs/>
          <w:lang w:val="en-GB" w:eastAsia="en-US" w:bidi="ar-SA"/>
        </w:rPr>
        <w:t>e</w:t>
      </w:r>
      <w:r>
        <w:rPr>
          <w:lang w:val="en-GB" w:eastAsia="en-US" w:bidi="ar-SA"/>
        </w:rPr>
        <w:t>.</w:t>
      </w:r>
      <w:r>
        <w:rPr>
          <w:i/>
          <w:iCs/>
          <w:lang w:val="en-GB" w:eastAsia="en-US" w:bidi="ar-SA"/>
        </w:rPr>
        <w:t>g</w:t>
      </w:r>
      <w:r>
        <w:rPr>
          <w:lang w:val="en-GB" w:eastAsia="en-US" w:bidi="ar-SA"/>
        </w:rPr>
        <w:t xml:space="preserve">., Marshall </w:t>
      </w:r>
      <w:r>
        <w:rPr>
          <w:i/>
          <w:iCs/>
          <w:lang w:val="en-GB" w:eastAsia="en-US" w:bidi="ar-SA"/>
        </w:rPr>
        <w:t>et al.</w:t>
      </w:r>
      <w:r>
        <w:rPr>
          <w:lang w:val="en-GB" w:eastAsia="en-US" w:bidi="ar-SA"/>
        </w:rPr>
        <w:t xml:space="preserve"> 1982), it actually echoes inter-American exchange patterns suggested by other groups of vertebrates. For instance, the extant South American amphibian fauna is almost entirely endemic (Lomolino </w:t>
      </w:r>
      <w:r>
        <w:rPr>
          <w:i/>
          <w:iCs/>
          <w:lang w:val="en-GB" w:eastAsia="en-US" w:bidi="ar-SA"/>
        </w:rPr>
        <w:t>et al.</w:t>
      </w:r>
      <w:r>
        <w:rPr>
          <w:lang w:val="en-GB" w:eastAsia="en-US" w:bidi="ar-SA"/>
        </w:rPr>
        <w:t xml:space="preserve"> 2006). By contrast, the North American frog fauna is composed of four families of southern origin, and only three of northern origin (Lomolino </w:t>
      </w:r>
      <w:r>
        <w:rPr>
          <w:i/>
          <w:iCs/>
          <w:lang w:val="en-GB" w:eastAsia="en-US" w:bidi="ar-SA"/>
        </w:rPr>
        <w:t>et al.</w:t>
      </w:r>
      <w:r>
        <w:rPr>
          <w:lang w:val="en-GB" w:eastAsia="en-US" w:bidi="ar-SA"/>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lang w:val="en-GB" w:eastAsia="en-US" w:bidi="ar-SA"/>
        </w:rPr>
        <w:t>e</w:t>
      </w:r>
      <w:r>
        <w:rPr>
          <w:lang w:val="en-GB" w:eastAsia="en-US" w:bidi="ar-SA"/>
        </w:rPr>
        <w:t>.</w:t>
      </w:r>
      <w:r>
        <w:rPr>
          <w:i/>
          <w:iCs/>
          <w:lang w:val="en-GB" w:eastAsia="en-US" w:bidi="ar-SA"/>
        </w:rPr>
        <w:t>g</w:t>
      </w:r>
      <w:r>
        <w:rPr>
          <w:lang w:val="en-GB" w:eastAsia="en-US" w:bidi="ar-SA"/>
        </w:rPr>
        <w:t xml:space="preserve">., Chakrabarty &amp; Albert 2011; Lomolino </w:t>
      </w:r>
      <w:r>
        <w:rPr>
          <w:i/>
          <w:iCs/>
          <w:lang w:val="en-GB" w:eastAsia="en-US" w:bidi="ar-SA"/>
        </w:rPr>
        <w:t>et al.</w:t>
      </w:r>
      <w:r>
        <w:rPr>
          <w:lang w:val="en-GB" w:eastAsia="en-US" w:bidi="ar-SA"/>
        </w:rPr>
        <w:t xml:space="preserve"> 2006; Smith </w:t>
      </w:r>
      <w:r>
        <w:rPr>
          <w:i/>
          <w:iCs/>
          <w:lang w:val="en-GB" w:eastAsia="en-US" w:bidi="ar-SA"/>
        </w:rPr>
        <w:t>et al.</w:t>
      </w:r>
      <w:r>
        <w:rPr>
          <w:lang w:val="en-GB" w:eastAsia="en-US" w:bidi="ar-SA"/>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lang w:val="en-GB" w:eastAsia="en-US" w:bidi="ar-SA"/>
        </w:rPr>
        <w:t>et al.</w:t>
      </w:r>
      <w:r>
        <w:rPr>
          <w:lang w:val="en-GB" w:eastAsia="en-US" w:bidi="ar-SA"/>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lang w:val="en-GB" w:eastAsia="en-US" w:bidi="ar-SA"/>
        </w:rPr>
        <w:t>et al.</w:t>
      </w:r>
      <w:r>
        <w:rPr>
          <w:lang w:val="en-GB" w:eastAsia="en-US" w:bidi="ar-SA"/>
        </w:rPr>
        <w:t xml:space="preserve"> 2012; Smith &amp; Klicka 2010). That being said, notable exceptions of South American bird groups that successfully diversified in North America (including within temperate regions) exist, such as crown hummingbirds (</w:t>
      </w:r>
      <w:r>
        <w:rPr>
          <w:i/>
          <w:iCs/>
          <w:lang w:val="en-GB" w:eastAsia="en-US" w:bidi="ar-SA"/>
        </w:rPr>
        <w:t>e</w:t>
      </w:r>
      <w:r>
        <w:rPr>
          <w:lang w:val="en-GB" w:eastAsia="en-US" w:bidi="ar-SA"/>
        </w:rPr>
        <w:t>.</w:t>
      </w:r>
      <w:r>
        <w:rPr>
          <w:i/>
          <w:iCs/>
          <w:lang w:val="en-GB" w:eastAsia="en-US" w:bidi="ar-SA"/>
        </w:rPr>
        <w:t>g</w:t>
      </w:r>
      <w:r>
        <w:rPr>
          <w:lang w:val="en-GB" w:eastAsia="en-US" w:bidi="ar-SA"/>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lang w:val="en-GB" w:eastAsia="en-US" w:bidi="ar-SA"/>
        </w:rPr>
        <w:t>e</w:t>
      </w:r>
      <w:r>
        <w:rPr>
          <w:lang w:val="en-GB" w:eastAsia="en-US" w:bidi="ar-SA"/>
        </w:rPr>
        <w:t>.</w:t>
      </w:r>
      <w:r>
        <w:rPr>
          <w:i/>
          <w:iCs/>
          <w:lang w:val="en-GB" w:eastAsia="en-US" w:bidi="ar-SA"/>
        </w:rPr>
        <w:t>g</w:t>
      </w:r>
      <w:r>
        <w:rPr>
          <w:lang w:val="en-GB" w:eastAsia="en-US" w:bidi="ar-SA"/>
        </w:rPr>
        <w:t xml:space="preserve">., Cody </w:t>
      </w:r>
      <w:r>
        <w:rPr>
          <w:i/>
          <w:iCs/>
          <w:lang w:val="en-GB" w:eastAsia="en-US" w:bidi="ar-SA"/>
        </w:rPr>
        <w:t>et al.</w:t>
      </w:r>
      <w:r>
        <w:rPr>
          <w:lang w:val="en-GB" w:eastAsia="en-US" w:bidi="ar-SA"/>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lang w:val="en-GB" w:eastAsia="en-US" w:bidi="ar-SA"/>
        </w:rPr>
        <w:t>et al.</w:t>
      </w:r>
      <w:r>
        <w:rPr>
          <w:lang w:val="en-GB" w:eastAsia="en-US" w:bidi="ar-SA"/>
        </w:rPr>
        <w:t xml:space="preserve"> 2019).</w:t>
      </w:r>
      <w:bookmarkEnd w:id="24"/>
    </w:p>
    <w:p>
      <w:pPr>
        <w:pStyle w:val="Heading2"/>
        <w:rPr>
          <w:lang w:val="en-GB" w:eastAsia="en-US" w:bidi="ar-SA"/>
        </w:rPr>
      </w:pPr>
      <w:r>
        <w:rPr>
          <w:lang w:val="en-GB" w:eastAsia="en-US" w:bidi="ar-SA"/>
        </w:rPr>
        <w:t>Revisiting climatic paradigms of the Great American Biotic Interchange</w:t>
      </w:r>
    </w:p>
    <w:p>
      <w:pPr>
        <w:pStyle w:val="FirstParagraph"/>
        <w:rPr/>
      </w:pPr>
      <w:r>
        <w:rPr>
          <w:lang w:val="en-GB" w:eastAsia="en-US" w:bidi="ar-SA"/>
        </w:rPr>
        <w:t>One of the predictions of Vrba’s resource-use hypothesis, formulated within the framework of her Habitat Theory and applied to the GABI, is that species with tropical affinity would have been naturally attracted towards the equator following the contraction of the tropical belt in the aftermath of the global cooling occurring at the Plio-Pleistocene boundary (</w:t>
      </w:r>
      <w:hyperlink w:anchor="fig-hypotheses">
        <w:r>
          <w:rPr>
            <w:rStyle w:val="Hyperlink"/>
            <w:lang w:val="en-GB" w:eastAsia="en-US" w:bidi="ar-SA"/>
          </w:rPr>
          <w:t>Figure 1</w:t>
        </w:r>
      </w:hyperlink>
      <w:r>
        <w:rPr>
          <w:lang w:val="en-GB" w:eastAsia="en-US" w:bidi="ar-SA"/>
        </w:rPr>
        <w:t xml:space="preserve"> B; Figure S1, from </w:t>
      </w:r>
      <w:r>
        <w:rPr>
          <w:i/>
          <w:iCs/>
          <w:lang w:val="en-GB" w:eastAsia="en-US" w:bidi="ar-SA"/>
        </w:rPr>
        <w:t>ca</w:t>
      </w:r>
      <w:r>
        <w:rPr>
          <w:lang w:val="en-GB" w:eastAsia="en-US" w:bidi="ar-SA"/>
        </w:rPr>
        <w:t xml:space="preserve">. 3 Ma). This would have actively promoted the establishment of North American tropical-suited taxa in South America (Vrba 1992). Here, our virtual experiments partially corroborate these historical predictions. Indeed, fixed-niche simulations with tropical affinity of North American origin </w:t>
      </w:r>
      <w:del w:id="12" w:author="Lucas Buffan" w:date="2026-07-28T14:39:01Z">
        <w:r>
          <w:rPr>
            <w:lang w:val="en-GB" w:eastAsia="en-US" w:bidi="ar-SA"/>
          </w:rPr>
          <w:delText xml:space="preserve">– coming from simulations starting in tropical North America and of which climatic niche could not evolve, model </w:delText>
        </w:r>
      </w:del>
      <w:r>
        <w:rPr/>
      </w:r>
      <m:oMath xmlns:m="http://schemas.openxmlformats.org/officeDocument/2006/math">
        <m:r>
          <w:rPr>
            <w:rFonts w:ascii="Cambria Math" w:hAnsi="Cambria Math"/>
          </w:rPr>
          <m:t xml:space="preserve">M</m:t>
        </m:r>
        <m:r>
          <w:rPr>
            <w:rFonts w:ascii="Cambria Math" w:hAnsi="Cambria Math"/>
          </w:rPr>
          <m:t xml:space="preserve">0</m:t>
        </m:r>
      </m:oMath>
      <w:del w:id="13" w:author="Lucas Buffan" w:date="2026-07-28T14:39:01Z">
        <w:r>
          <w:rPr>
            <w:lang w:val="en-GB" w:eastAsia="en-US" w:bidi="ar-SA"/>
          </w:rPr>
          <w:delText xml:space="preserve"> – </w:delText>
        </w:r>
      </w:del>
      <w:r>
        <w:rPr>
          <w:lang w:val="en-GB" w:eastAsia="en-US" w:bidi="ar-SA"/>
        </w:rPr>
        <w:t>were found to have a high prevalence of crossing the isthmus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However, the frequency of successful exchange obtained for fixed-niche tropical-suited simulations starting in South America was found to be almost equally-high, largely exceeding that of fixed-niche simulations tied to another biome and originating in the same continent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This goes against Vrba’s seminal hypothesis, instead predicting that fewer mammals – only biome generalists or those suited to open habitats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lang w:val="en-GB" w:eastAsia="en-US" w:bidi="ar-SA"/>
        </w:rPr>
        <w:t>e</w:t>
      </w:r>
      <w:r>
        <w:rPr>
          <w:lang w:val="en-GB" w:eastAsia="en-US" w:bidi="ar-SA"/>
        </w:rPr>
        <w:t>.</w:t>
      </w:r>
      <w:r>
        <w:rPr>
          <w:i/>
          <w:iCs/>
          <w:lang w:val="en-GB" w:eastAsia="en-US" w:bidi="ar-SA"/>
        </w:rPr>
        <w:t>g</w:t>
      </w:r>
      <w:r>
        <w:rPr>
          <w:lang w:val="en-GB" w:eastAsia="en-US" w:bidi="ar-SA"/>
        </w:rPr>
        <w:t>., Webb 1991), with the persistence of a tropical corridor in turn promoting the exchange of tropical specialists between both landmasses.</w:t>
      </w:r>
    </w:p>
    <w:p>
      <w:pPr>
        <w:pStyle w:val="BodyText"/>
        <w:rPr/>
      </w:pPr>
      <w:r>
        <w:rPr>
          <w:lang w:val="en-GB" w:eastAsia="en-US" w:bidi="ar-SA"/>
        </w:rPr>
        <w:t xml:space="preserve">On average, one simulated radiation of open biome – </w:t>
      </w:r>
      <w:r>
        <w:rPr>
          <w:i/>
          <w:iCs/>
          <w:lang w:val="en-GB" w:eastAsia="en-US" w:bidi="ar-SA"/>
        </w:rPr>
        <w:t>i</w:t>
      </w:r>
      <w:r>
        <w:rPr>
          <w:lang w:val="en-GB" w:eastAsia="en-US" w:bidi="ar-SA"/>
        </w:rPr>
        <w:t>.</w:t>
      </w:r>
      <w:r>
        <w:rPr>
          <w:i/>
          <w:iCs/>
          <w:lang w:val="en-GB" w:eastAsia="en-US" w:bidi="ar-SA"/>
        </w:rPr>
        <w:t>e</w:t>
      </w:r>
      <w:r>
        <w:rPr>
          <w:lang w:val="en-GB" w:eastAsia="en-US" w:bidi="ar-SA"/>
        </w:rPr>
        <w:t>., arid or temperate – specialists out of four resulted in a successful exchange, irrespective of its ancestral continent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lang w:val="en-GB" w:eastAsia="en-US" w:bidi="ar-SA"/>
        </w:rPr>
        <w:t>e</w:t>
      </w:r>
      <w:r>
        <w:rPr>
          <w:lang w:val="en-GB" w:eastAsia="en-US" w:bidi="ar-SA"/>
        </w:rPr>
        <w:t>.</w:t>
      </w:r>
      <w:r>
        <w:rPr>
          <w:i/>
          <w:iCs/>
          <w:lang w:val="en-GB" w:eastAsia="en-US" w:bidi="ar-SA"/>
        </w:rPr>
        <w:t>g</w:t>
      </w:r>
      <w:r>
        <w:rPr>
          <w:lang w:val="en-GB" w:eastAsia="en-US" w:bidi="ar-SA"/>
        </w:rPr>
        <w:t xml:space="preserve">., Vrba 1992). Among the most emblematic, we find for instance equids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lang w:val="en-GB" w:eastAsia="en-US" w:bidi="ar-SA"/>
        </w:rPr>
        <w:t>et al.</w:t>
      </w:r>
      <w:r>
        <w:rPr>
          <w:lang w:val="en-GB" w:eastAsia="en-US" w:bidi="ar-SA"/>
        </w:rPr>
        <w:t xml:space="preserve"> 2016; Woodburne 2010) (</w:t>
      </w:r>
      <w:hyperlink w:anchor="fig-hypotheses">
        <w:r>
          <w:rPr>
            <w:rStyle w:val="Hyperlink"/>
            <w:lang w:val="en-GB" w:eastAsia="en-US" w:bidi="ar-SA"/>
          </w:rPr>
          <w:t>Figure 1</w:t>
        </w:r>
      </w:hyperlink>
      <w:r>
        <w:rPr>
          <w:lang w:val="en-GB" w:eastAsia="en-US" w:bidi="ar-SA"/>
        </w:rPr>
        <w:t xml:space="preserve"> A). As mentioned by Weir </w:t>
      </w:r>
      <w:r>
        <w:rPr>
          <w:i/>
          <w:iCs/>
          <w:lang w:val="en-GB" w:eastAsia="en-US" w:bidi="ar-SA"/>
        </w:rPr>
        <w:t>et al.</w:t>
      </w:r>
      <w:r>
        <w:rPr>
          <w:lang w:val="en-GB" w:eastAsia="en-US" w:bidi="ar-SA"/>
        </w:rPr>
        <w:t xml:space="preserve"> (2009), the American mammal fossil record is highly biased, with few occurrences coming from low-latitude tropical regions, which is particularly striking in South America (</w:t>
      </w:r>
      <w:r>
        <w:rPr>
          <w:i/>
          <w:iCs/>
          <w:lang w:val="en-GB" w:eastAsia="en-US" w:bidi="ar-SA"/>
        </w:rPr>
        <w:t>e</w:t>
      </w:r>
      <w:r>
        <w:rPr>
          <w:lang w:val="en-GB" w:eastAsia="en-US" w:bidi="ar-SA"/>
        </w:rPr>
        <w:t>.</w:t>
      </w:r>
      <w:r>
        <w:rPr>
          <w:i/>
          <w:iCs/>
          <w:lang w:val="en-GB" w:eastAsia="en-US" w:bidi="ar-SA"/>
        </w:rPr>
        <w:t>g</w:t>
      </w:r>
      <w:r>
        <w:rPr>
          <w:lang w:val="en-GB" w:eastAsia="en-US" w:bidi="ar-SA"/>
        </w:rPr>
        <w:t xml:space="preserve">., Ugarte </w:t>
      </w:r>
      <w:r>
        <w:rPr>
          <w:i/>
          <w:iCs/>
          <w:lang w:val="en-GB" w:eastAsia="en-US" w:bidi="ar-SA"/>
        </w:rPr>
        <w:t>et al.</w:t>
      </w:r>
      <w:r>
        <w:rPr>
          <w:lang w:val="en-GB" w:eastAsia="en-US" w:bidi="ar-SA"/>
        </w:rPr>
        <w:t xml:space="preserve"> 2025). Furthermore, evidence from extant mammal taxa suggest a strong tropical niche conservatism, that is, the trend according to which newly-originated tropical taxa would remain inhabiting under tropical climates (Smith </w:t>
      </w:r>
      <w:r>
        <w:rPr>
          <w:i/>
          <w:iCs/>
          <w:lang w:val="en-GB" w:eastAsia="en-US" w:bidi="ar-SA"/>
        </w:rPr>
        <w:t>et al.</w:t>
      </w:r>
      <w:r>
        <w:rPr>
          <w:lang w:val="en-GB" w:eastAsia="en-US" w:bidi="ar-SA"/>
        </w:rPr>
        <w:t xml:space="preserve"> 2012; Wiens &amp; Donoghue 2004). Thus, the fossil-derived number of mammal exchanges must have been greatly underestimated, with little fossil evidence of interchange constrained to the tropical biome, as stressed by Carrillo </w:t>
      </w:r>
      <w:r>
        <w:rPr>
          <w:i/>
          <w:iCs/>
          <w:lang w:val="en-GB" w:eastAsia="en-US" w:bidi="ar-SA"/>
        </w:rPr>
        <w:t>et al.</w:t>
      </w:r>
      <w:r>
        <w:rPr>
          <w:lang w:val="en-GB" w:eastAsia="en-US" w:bidi="ar-SA"/>
        </w:rPr>
        <w:t xml:space="preserve"> (2020). </w:t>
      </w:r>
      <w:del w:id="14" w:author="Lucas Buffan" w:date="2026-07-28T14:39:58Z">
        <w:r>
          <w:rPr>
            <w:lang w:val="en-GB" w:eastAsia="en-US" w:bidi="ar-SA"/>
          </w:rPr>
          <w:delText>Thus, one can wonder: c</w:delText>
        </w:r>
      </w:del>
      <w:ins w:id="15" w:author="Lucas Buffan" w:date="2026-07-28T14:39:58Z">
        <w:r>
          <w:rPr>
            <w:lang w:val="en-GB" w:eastAsia="en-US" w:bidi="ar-SA"/>
          </w:rPr>
          <w:t>C</w:t>
        </w:r>
      </w:ins>
      <w:r>
        <w:rPr>
          <w:lang w:val="en-GB" w:eastAsia="en-US" w:bidi="ar-SA"/>
        </w:rPr>
        <w:t xml:space="preserve">ould </w:t>
      </w:r>
      <w:del w:id="16" w:author="Lucas Buffan" w:date="2026-07-28T14:40:13Z">
        <w:r>
          <w:rPr>
            <w:lang w:val="en-GB" w:eastAsia="en-US" w:bidi="ar-SA"/>
          </w:rPr>
          <w:delText>the empirically-derived migration imbalance in favour of North American taxa dispersing southwards be altered by the tropical niche conservatism of South-to-North migrants, thereby obscuring the actual number of intercontinental exchanges?</w:delText>
        </w:r>
      </w:del>
      <w:ins w:id="17" w:author="Lucas Buffan" w:date="2026-07-28T14:40:13Z">
        <w:r>
          <w:rPr>
            <w:lang w:val="en-GB" w:eastAsia="en-US" w:bidi="ar-SA"/>
          </w:rPr>
          <w:t xml:space="preserve"> South-to-North migrants’ tropical niche conservatism challenge the classical migration imbalance paradigm in favour of North American taxa dispersing southwards?</w:t>
        </w:r>
      </w:ins>
    </w:p>
    <w:p>
      <w:pPr>
        <w:pStyle w:val="BodyText"/>
        <w:rPr/>
      </w:pPr>
      <w:r>
        <w:rPr>
          <w:lang w:val="en-GB" w:eastAsia="en-US" w:bidi="ar-SA"/>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w:t>
      </w:r>
      <w:hyperlink w:anchor="fig-metrics">
        <w:r>
          <w:rPr>
            <w:rStyle w:val="Hyperlink"/>
            <w:lang w:val="en-GB" w:eastAsia="en-US" w:bidi="ar-SA"/>
          </w:rPr>
          <w:t>Figure 3</w:t>
        </w:r>
      </w:hyperlink>
      <w:r>
        <w:rPr>
          <w:lang w:val="en-GB" w:eastAsia="en-US" w:bidi="ar-SA"/>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(Figure S11). This mirrors the fact that simulated tropical specialists from South America were more intensively exchanged than other simulated biome specialists (</w:t>
      </w:r>
      <w:hyperlink w:anchor="fig-biome">
        <w:r>
          <w:rPr>
            <w:rStyle w:val="Hyperlink"/>
            <w:lang w:val="en-GB" w:eastAsia="en-US" w:bidi="ar-SA"/>
          </w:rPr>
          <w:t>Figure 4</w:t>
        </w:r>
      </w:hyperlink>
      <w:r>
        <w:rPr>
          <w:lang w:val="en-GB" w:eastAsia="en-US" w:bidi="ar-SA"/>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lang w:val="en-GB" w:eastAsia="en-US" w:bidi="ar-SA"/>
          </w:rPr>
          <w:t>Figure 4</w:t>
        </w:r>
      </w:hyperlink>
      <w:r>
        <w:rPr>
          <w:lang w:val="en-GB" w:eastAsia="en-US" w:bidi="ar-SA"/>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lang w:val="en-GB" w:eastAsia="en-US" w:bidi="ar-SA"/>
        </w:rPr>
        <w:t>et al.</w:t>
      </w:r>
      <w:r>
        <w:rPr>
          <w:lang w:val="en-GB" w:eastAsia="en-US" w:bidi="ar-SA"/>
        </w:rPr>
        <w:t xml:space="preserve"> 2015; Carrillo </w:t>
      </w:r>
      <w:r>
        <w:rPr>
          <w:i/>
          <w:iCs/>
          <w:lang w:val="en-GB" w:eastAsia="en-US" w:bidi="ar-SA"/>
        </w:rPr>
        <w:t>et al.</w:t>
      </w:r>
      <w:r>
        <w:rPr>
          <w:lang w:val="en-GB" w:eastAsia="en-US" w:bidi="ar-SA"/>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lang w:val="en-GB" w:eastAsia="en-US" w:bidi="ar-SA"/>
        </w:rPr>
      </w:pPr>
      <w:r>
        <w:rPr>
          <w:lang w:val="en-GB" w:eastAsia="en-US" w:bidi="ar-SA"/>
        </w:rPr>
        <w:t xml:space="preserve">For additional remarks, limitations and perspectives, see </w:t>
      </w:r>
      <w:r>
        <w:rPr>
          <w:i/>
          <w:iCs/>
          <w:lang w:val="en-GB" w:eastAsia="en-US" w:bidi="ar-SA"/>
        </w:rPr>
        <w:t>Supplementary text</w:t>
      </w:r>
      <w:r>
        <w:rPr>
          <w:lang w:val="en-GB" w:eastAsia="en-US" w:bidi="ar-SA"/>
        </w:rPr>
        <w:t>.</w:t>
      </w:r>
    </w:p>
    <w:p>
      <w:pPr>
        <w:pStyle w:val="BodyText"/>
        <w:rPr>
          <w:lang w:val="en-GB" w:eastAsia="en-US" w:bidi="ar-SA"/>
        </w:rPr>
      </w:pPr>
      <w:bookmarkStart w:id="25" w:name="X7b3b63bb3145a2ec4443db944233242b9757c90"/>
      <w:bookmarkStart w:id="26" w:name="discussion"/>
      <w:r>
        <w:rPr>
          <w:lang w:val="en-GB" w:eastAsia="en-US" w:bidi="ar-SA"/>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25"/>
      <w:bookmarkEnd w:id="26"/>
    </w:p>
    <w:p>
      <w:pPr>
        <w:pStyle w:val="Heading1"/>
        <w:rPr>
          <w:lang w:val="en-GB" w:eastAsia="en-US" w:bidi="ar-SA"/>
        </w:rPr>
      </w:pPr>
      <w:bookmarkStart w:id="27" w:name="acknowledgements"/>
      <w:bookmarkEnd w:id="27"/>
      <w:r>
        <w:rPr>
          <w:lang w:val="en-GB" w:eastAsia="en-US" w:bidi="ar-SA"/>
        </w:rPr>
        <w:t>Acknowledgements</w:t>
      </w:r>
    </w:p>
    <w:p>
      <w:pPr>
        <w:pStyle w:val="FirstParagraph"/>
        <w:rPr>
          <w:lang w:val="en-GB" w:eastAsia="en-US" w:bidi="ar-SA"/>
        </w:rPr>
      </w:pPr>
      <w:r>
        <w:rPr>
          <w:lang w:val="en-GB" w:eastAsia="en-US" w:bidi="ar-SA"/>
        </w:rPr>
        <w:t>We are grateful to the Editor and the three anonymous referees who carefully reviewed our study, providing thoughtful comments that greatly improved the quality of the present work. We also thank Adrián Castro Insua for his useful guidelines and recommendations at the onset of the project, as well as Céline Devaux, Pierre-Olivier Antoine and Fabrice Lihoreau for their useful feedbacks at different stages of the project. L.B. was funded by a grant offered by the École Normale Supérieure de Lyon. P.B.H. was supported by the Leverhulme Trust Research Project Grant RPG-2024-076 (‘SABER’).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lang w:val="en-GB" w:eastAsia="en-US" w:bidi="ar-SA"/>
        </w:rPr>
      </w:pPr>
      <w:r>
        <w:rPr>
          <w:lang w:val="en-GB" w:eastAsia="en-US" w:bidi="ar-SA"/>
        </w:rPr>
      </w:r>
      <w:bookmarkStart w:id="28" w:name="acknowledgements_Copy_1"/>
      <w:bookmarkStart w:id="29" w:name="acknowledgements_Copy_1"/>
      <w:bookmarkEnd w:id="29"/>
      <w:r>
        <w:br w:type="page"/>
      </w:r>
    </w:p>
    <w:p>
      <w:pPr>
        <w:pStyle w:val="Heading1"/>
        <w:spacing w:before="0" w:after="0"/>
        <w:rPr>
          <w:lang w:val="en-GB" w:eastAsia="en-US" w:bidi="ar-SA"/>
        </w:rPr>
      </w:pPr>
      <w:bookmarkStart w:id="30" w:name="figures"/>
      <w:bookmarkEnd w:id="30"/>
      <w:r>
        <w:rPr>
          <w:lang w:val="en-GB" w:eastAsia="en-US" w:bidi="ar-SA"/>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lang w:val="en-GB" w:eastAsia="en-US" w:bidi="ar-SA"/>
              </w:rPr>
            </w:pPr>
            <w:r>
              <w:rPr/>
              <w:drawing>
                <wp:inline distT="0" distB="0" distL="0" distR="0">
                  <wp:extent cx="4500245" cy="54000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500245" cy="5400040"/>
                          </a:xfrm>
                          <a:prstGeom prst="rect">
                            <a:avLst/>
                          </a:prstGeom>
                        </pic:spPr>
                      </pic:pic>
                    </a:graphicData>
                  </a:graphic>
                </wp:inline>
              </w:drawing>
            </w:r>
          </w:p>
          <w:p>
            <w:pPr>
              <w:pStyle w:val="ImageCaption"/>
              <w:spacing w:before="200" w:after="200"/>
              <w:jc w:val="both"/>
              <w:rPr>
                <w:lang w:val="en-GB" w:eastAsia="en-US" w:bidi="ar-SA"/>
              </w:rPr>
            </w:pPr>
            <w:bookmarkStart w:id="31" w:name="fig-hypotheses"/>
            <w:r>
              <w:rPr>
                <w:lang w:val="en-GB" w:eastAsia="en-US" w:bidi="ar-SA"/>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 Note that the purpose of this figure is to illustrate our working hypotheses. Thus, we do not pretend these maps to accurately reflect inter-American biome dynamics between glacial and interglacial periods. A more accurate picture of these dynamics is available on Figure S13.</w:t>
            </w:r>
            <w:bookmarkEnd w:id="31"/>
          </w:p>
        </w:tc>
      </w:tr>
      <w:tr>
        <w:trPr/>
        <w:tc>
          <w:tcPr>
            <w:tcW w:w="9360" w:type="dxa"/>
            <w:tcBorders/>
          </w:tcPr>
          <w:p>
            <w:pPr>
              <w:pStyle w:val="Compact"/>
              <w:spacing w:before="36" w:after="36"/>
              <w:jc w:val="center"/>
              <w:rPr>
                <w:lang w:val="en-GB" w:eastAsia="en-US" w:bidi="ar-SA"/>
              </w:rPr>
            </w:pPr>
            <w:bookmarkStart w:id="32"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3599815" cy="3780155"/>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fixed-niche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species climatic niche does not change through time), adaptive-niche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species climatic niche evolves following local changes in temperature and precipitations)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Each individual plot shows the outcome of simulations starting in North (red) and South (cyan) America. Dots represent mean proportion estimates and error bars show their associated Binomial-derived 95% confidence interval.</w:t>
            </w:r>
            <w:bookmarkEnd w:id="32"/>
          </w:p>
        </w:tc>
      </w:tr>
      <w:tr>
        <w:trPr/>
        <w:tc>
          <w:tcPr>
            <w:tcW w:w="9360" w:type="dxa"/>
            <w:tcBorders/>
          </w:tcPr>
          <w:p>
            <w:pPr>
              <w:pStyle w:val="Compact"/>
              <w:spacing w:before="36" w:after="36"/>
              <w:jc w:val="left"/>
              <w:rPr>
                <w:lang w:val="en-GB" w:eastAsia="en-US" w:bidi="ar-SA"/>
              </w:rPr>
            </w:pPr>
            <w:bookmarkStart w:id="33"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039995" cy="4319905"/>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 xml:space="preserve">Figure 3: A few metrics summarising climate-mediated interchange given our four modelling schemes. These metrics were assessed for successful simulations only, i.e., simulations that resulted in a transcontinental faunal exchange. </w:t>
            </w:r>
            <w:r>
              <w:rPr>
                <w:b/>
                <w:bCs/>
                <w:lang w:val="en-GB" w:eastAsia="en-US" w:bidi="ar-SA"/>
              </w:rPr>
              <w:t>(A)</w:t>
            </w:r>
            <w:r>
              <w:rPr>
                <w:lang w:val="en-GB" w:eastAsia="en-US" w:bidi="ar-SA"/>
              </w:rPr>
              <w:t xml:space="preserve"> Proportion of continent’s newly-colonised area, quantified as the ratio between the number of pixels recording a presence in the landmass to colonise and the total number of pixels offered by this landmass. </w:t>
            </w:r>
            <w:r>
              <w:rPr>
                <w:b/>
                <w:bCs/>
                <w:lang w:val="en-GB" w:eastAsia="en-US" w:bidi="ar-SA"/>
              </w:rPr>
              <w:t>(B)</w:t>
            </w:r>
            <w:r>
              <w:rPr>
                <w:lang w:val="en-GB" w:eastAsia="en-US" w:bidi="ar-SA"/>
              </w:rPr>
              <w:t xml:space="preserve"> </w:t>
            </w:r>
            <w:del w:id="18" w:author="Lucas Buffan" w:date="2026-07-28T14:35:33Z">
              <w:r>
                <w:rPr>
                  <w:lang w:val="en-GB" w:eastAsia="en-US" w:bidi="ar-SA"/>
                </w:rPr>
                <w:delText>Colonised diversity</w:delText>
              </w:r>
            </w:del>
            <w:ins w:id="19" w:author="Lucas Buffan" w:date="2026-07-28T14:35:33Z">
              <w:r>
                <w:rPr>
                  <w:lang w:val="en-GB" w:eastAsia="en-US" w:bidi="ar-SA"/>
                </w:rPr>
                <w:t>Richness on the Colonised Continent (RCC)</w:t>
              </w:r>
            </w:ins>
            <w:r>
              <w:rPr>
                <w:lang w:val="en-GB" w:eastAsia="en-US" w:bidi="ar-SA"/>
              </w:rPr>
              <w:t xml:space="preserve">, expressed as the natural logarithm of the number of lineages within the colonised area. </w:t>
            </w:r>
            <w:r>
              <w:rPr>
                <w:b/>
                <w:bCs/>
                <w:lang w:val="en-GB" w:eastAsia="en-US" w:bidi="ar-SA"/>
              </w:rPr>
              <w:t>(C)</w:t>
            </w:r>
            <w:r>
              <w:rPr>
                <w:lang w:val="en-GB" w:eastAsia="en-US" w:bidi="ar-SA"/>
              </w:rPr>
              <w:t xml:space="preserve"> Distance between simulation starting pixel and the isthmus of Panama. Mean estimates and their associated Student-derived 95% confidence intervals are displayed over their distribution.</w:t>
            </w:r>
            <w:bookmarkEnd w:id="33"/>
          </w:p>
        </w:tc>
      </w:tr>
      <w:tr>
        <w:trPr/>
        <w:tc>
          <w:tcPr>
            <w:tcW w:w="9360" w:type="dxa"/>
            <w:tcBorders/>
          </w:tcPr>
          <w:p>
            <w:pPr>
              <w:pStyle w:val="Compact"/>
              <w:spacing w:before="36" w:after="36"/>
              <w:jc w:val="center"/>
              <w:rPr>
                <w:lang w:val="en-GB" w:eastAsia="en-US" w:bidi="ar-SA"/>
              </w:rPr>
            </w:pPr>
            <w:bookmarkStart w:id="34"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040" cy="5400040"/>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 xml:space="preserve">Figure 4: Initial biome where each ancestral species leading to successful simulations is recorded at the time of the onset of the simulations (5 Ma). </w:t>
            </w:r>
            <w:r>
              <w:rPr>
                <w:b/>
                <w:bCs/>
                <w:lang w:val="en-GB" w:eastAsia="en-US" w:bidi="ar-SA"/>
              </w:rPr>
              <w:t>(A)</w:t>
            </w:r>
            <w:r>
              <w:rPr>
                <w:lang w:val="en-GB" w:eastAsia="en-US" w:bidi="ar-SA"/>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eastAsia="en-US" w:bidi="ar-SA"/>
              </w:rPr>
              <w:t xml:space="preserve"> Ma. </w:t>
            </w:r>
            <w:r>
              <w:rPr>
                <w:b/>
                <w:bCs/>
                <w:lang w:val="en-GB" w:eastAsia="en-US" w:bidi="ar-SA"/>
              </w:rPr>
              <w:t>(B)</w:t>
            </w:r>
            <w:r>
              <w:rPr>
                <w:lang w:val="en-GB" w:eastAsia="en-US" w:bidi="ar-SA"/>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lang w:val="en-GB" w:eastAsia="en-US" w:bidi="ar-SA"/>
              </w:rPr>
              <w:t>(C)</w:t>
            </w:r>
            <w:r>
              <w:rPr>
                <w:lang w:val="en-GB" w:eastAsia="en-US" w:bidi="ar-SA"/>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34"/>
          </w:p>
        </w:tc>
      </w:tr>
    </w:tbl>
    <w:p>
      <w:pPr>
        <w:pStyle w:val="Normal"/>
        <w:rPr>
          <w:lang w:val="en-GB" w:eastAsia="en-US" w:bidi="ar-SA"/>
        </w:rPr>
      </w:pPr>
      <w:r>
        <w:rPr>
          <w:lang w:val="en-GB" w:eastAsia="en-US" w:bidi="ar-SA"/>
        </w:rPr>
      </w:r>
      <w:bookmarkStart w:id="35" w:name="figures_Copy_1"/>
      <w:bookmarkStart w:id="36" w:name="figures_Copy_1"/>
      <w:bookmarkEnd w:id="36"/>
      <w:r>
        <w:br w:type="page"/>
      </w:r>
    </w:p>
    <w:p>
      <w:pPr>
        <w:pStyle w:val="Heading1"/>
        <w:spacing w:before="0" w:after="0"/>
        <w:rPr>
          <w:lang w:val="en-GB" w:eastAsia="en-US" w:bidi="ar-SA"/>
        </w:rPr>
      </w:pPr>
      <w:bookmarkStart w:id="37" w:name="references"/>
      <w:r>
        <w:rPr>
          <w:lang w:val="en-GB" w:eastAsia="en-US" w:bidi="ar-SA"/>
        </w:rPr>
        <w:t>References</w:t>
      </w:r>
    </w:p>
    <w:p>
      <w:pPr>
        <w:pStyle w:val="Bibliography"/>
        <w:rPr/>
      </w:pPr>
      <w:bookmarkStart w:id="38" w:name="refs"/>
      <w:bookmarkStart w:id="39" w:name="ref-bacon2016"/>
      <w:r>
        <w:rPr>
          <w:lang w:val="en-GB" w:eastAsia="en-US" w:bidi="ar-SA"/>
        </w:rPr>
        <w:t xml:space="preserve">Bacon, C.D., Molnar, P., Antonelli, A., Crawford, A.J., Montes, C. &amp; Vallejo-Pareja, M.C. (2016). </w:t>
      </w:r>
      <w:hyperlink r:id="rId8">
        <w:r>
          <w:rPr>
            <w:rStyle w:val="Hyperlink"/>
            <w:lang w:val="en-GB" w:eastAsia="en-US" w:bidi="ar-SA"/>
          </w:rPr>
          <w:t>Quaternary glaciation and the Great American Biotic Interchange</w:t>
        </w:r>
      </w:hyperlink>
      <w:r>
        <w:rPr>
          <w:lang w:val="en-GB" w:eastAsia="en-US" w:bidi="ar-SA"/>
        </w:rPr>
        <w:t xml:space="preserve">. </w:t>
      </w:r>
      <w:r>
        <w:rPr>
          <w:i/>
          <w:iCs/>
          <w:lang w:val="en-GB" w:eastAsia="en-US" w:bidi="ar-SA"/>
        </w:rPr>
        <w:t>Geology</w:t>
      </w:r>
      <w:r>
        <w:rPr>
          <w:lang w:val="en-GB" w:eastAsia="en-US" w:bidi="ar-SA"/>
        </w:rPr>
        <w:t>, 44, 375–378.</w:t>
      </w:r>
      <w:bookmarkEnd w:id="39"/>
    </w:p>
    <w:p>
      <w:pPr>
        <w:pStyle w:val="Bibliography"/>
        <w:rPr/>
      </w:pPr>
      <w:bookmarkStart w:id="40" w:name="ref-bacon2015"/>
      <w:r>
        <w:rPr>
          <w:lang w:val="en-GB" w:eastAsia="en-US" w:bidi="ar-SA"/>
        </w:rPr>
        <w:t xml:space="preserve">Bacon, C.D., Silvestro, D., Jaramillo, C., Smith, B.T., Chakrabarty, P. &amp; Antonelli, A. (2015). </w:t>
      </w:r>
      <w:hyperlink r:id="rId9">
        <w:r>
          <w:rPr>
            <w:rStyle w:val="Hyperlink"/>
            <w:lang w:val="en-GB" w:eastAsia="en-US" w:bidi="ar-SA"/>
          </w:rPr>
          <w:t>Biological evidence supports an early and complex emergence of the Isthmus of Panama</w:t>
        </w:r>
      </w:hyperlink>
      <w:r>
        <w:rPr>
          <w:lang w:val="en-GB" w:eastAsia="en-US" w:bidi="ar-SA"/>
        </w:rPr>
        <w:t xml:space="preserve">. </w:t>
      </w:r>
      <w:r>
        <w:rPr>
          <w:i/>
          <w:iCs/>
          <w:lang w:val="en-GB" w:eastAsia="en-US" w:bidi="ar-SA"/>
        </w:rPr>
        <w:t>Proceedings of the National Academy of Sciences</w:t>
      </w:r>
      <w:r>
        <w:rPr>
          <w:lang w:val="en-GB" w:eastAsia="en-US" w:bidi="ar-SA"/>
        </w:rPr>
        <w:t>, 112, 6110–6115.</w:t>
      </w:r>
      <w:bookmarkEnd w:id="40"/>
    </w:p>
    <w:p>
      <w:pPr>
        <w:pStyle w:val="Bibliography"/>
        <w:rPr/>
      </w:pPr>
      <w:bookmarkStart w:id="41" w:name="ref-barreto2023"/>
      <w:r>
        <w:rPr>
          <w:lang w:val="en-GB" w:eastAsia="en-US" w:bidi="ar-SA"/>
        </w:rPr>
        <w:t xml:space="preserve">Barreto, E., Holden, P.B., Edwards, N.R. &amp; Rangel, T.F. (2023). </w:t>
      </w:r>
      <w:hyperlink r:id="rId10">
        <w:r>
          <w:rPr>
            <w:rStyle w:val="Hyperlink"/>
            <w:lang w:val="en-GB" w:eastAsia="en-US" w:bidi="ar-SA"/>
          </w:rPr>
          <w:t>PALEO-PGEM-Series: A spatial time series of the global climate over the last 5 million years (Plio-Pleistocene)</w:t>
        </w:r>
      </w:hyperlink>
      <w:r>
        <w:rPr>
          <w:lang w:val="en-GB" w:eastAsia="en-US" w:bidi="ar-SA"/>
        </w:rPr>
        <w:t xml:space="preserve">. </w:t>
      </w:r>
      <w:r>
        <w:rPr>
          <w:i/>
          <w:iCs/>
          <w:lang w:val="en-GB" w:eastAsia="en-US" w:bidi="ar-SA"/>
        </w:rPr>
        <w:t>Global Ecology and Biogeography</w:t>
      </w:r>
      <w:r>
        <w:rPr>
          <w:lang w:val="en-GB" w:eastAsia="en-US" w:bidi="ar-SA"/>
        </w:rPr>
        <w:t>, 32, 1034–1045.</w:t>
      </w:r>
      <w:bookmarkEnd w:id="41"/>
    </w:p>
    <w:p>
      <w:pPr>
        <w:pStyle w:val="Bibliography"/>
        <w:rPr/>
      </w:pPr>
      <w:bookmarkStart w:id="42" w:name="ref-beck2018"/>
      <w:r>
        <w:rPr>
          <w:lang w:val="en-GB" w:eastAsia="en-US" w:bidi="ar-SA"/>
        </w:rPr>
        <w:t xml:space="preserve">Beck, H.E., Zimmermann, N.E., McVicar, T.R., Vergopolan, N., Berg, A. &amp; Wood, E.F. (2018). </w:t>
      </w:r>
      <w:hyperlink r:id="rId11">
        <w:r>
          <w:rPr>
            <w:rStyle w:val="Hyperlink"/>
            <w:lang w:val="en-GB" w:eastAsia="en-US" w:bidi="ar-SA"/>
          </w:rPr>
          <w:t>Present and future Köppen-Geiger climate classification maps at 1-km resolution</w:t>
        </w:r>
      </w:hyperlink>
      <w:r>
        <w:rPr>
          <w:lang w:val="en-GB" w:eastAsia="en-US" w:bidi="ar-SA"/>
        </w:rPr>
        <w:t xml:space="preserve">. </w:t>
      </w:r>
      <w:r>
        <w:rPr>
          <w:i/>
          <w:iCs/>
          <w:lang w:val="en-GB" w:eastAsia="en-US" w:bidi="ar-SA"/>
        </w:rPr>
        <w:t>Scientific Data</w:t>
      </w:r>
      <w:r>
        <w:rPr>
          <w:lang w:val="en-GB" w:eastAsia="en-US" w:bidi="ar-SA"/>
        </w:rPr>
        <w:t>, 5, 180214.</w:t>
      </w:r>
      <w:bookmarkEnd w:id="42"/>
    </w:p>
    <w:p>
      <w:pPr>
        <w:pStyle w:val="Bibliography"/>
        <w:rPr/>
      </w:pPr>
      <w:bookmarkStart w:id="43" w:name="ref-boscaini2025"/>
      <w:r>
        <w:rPr>
          <w:lang w:val="en-GB" w:eastAsia="en-US" w:bidi="ar-SA"/>
        </w:rPr>
        <w:t xml:space="preserve">Boscaini, A., Casali, D.M., Toledo, N., Cantalapiedra, J.L., Bargo, M.S., De Iuliis, G., </w:t>
      </w:r>
      <w:r>
        <w:rPr>
          <w:i/>
          <w:iCs/>
          <w:lang w:val="en-GB" w:eastAsia="en-US" w:bidi="ar-SA"/>
        </w:rPr>
        <w:t>et al.</w:t>
      </w:r>
      <w:r>
        <w:rPr>
          <w:lang w:val="en-GB" w:eastAsia="en-US" w:bidi="ar-SA"/>
        </w:rPr>
        <w:t xml:space="preserve"> (2025). </w:t>
      </w:r>
      <w:hyperlink r:id="rId12">
        <w:r>
          <w:rPr>
            <w:rStyle w:val="Hyperlink"/>
            <w:lang w:val="en-GB" w:eastAsia="en-US" w:bidi="ar-SA"/>
          </w:rPr>
          <w:t>The emergence and demise of giant sloths</w:t>
        </w:r>
      </w:hyperlink>
      <w:r>
        <w:rPr>
          <w:lang w:val="en-GB" w:eastAsia="en-US" w:bidi="ar-SA"/>
        </w:rPr>
        <w:t xml:space="preserve">. </w:t>
      </w:r>
      <w:r>
        <w:rPr>
          <w:i/>
          <w:iCs/>
          <w:lang w:val="en-GB" w:eastAsia="en-US" w:bidi="ar-SA"/>
        </w:rPr>
        <w:t>Science</w:t>
      </w:r>
      <w:r>
        <w:rPr>
          <w:lang w:val="en-GB" w:eastAsia="en-US" w:bidi="ar-SA"/>
        </w:rPr>
        <w:t>, 388, 864–868.</w:t>
      </w:r>
      <w:bookmarkEnd w:id="43"/>
    </w:p>
    <w:p>
      <w:pPr>
        <w:pStyle w:val="Bibliography"/>
        <w:rPr/>
      </w:pPr>
      <w:bookmarkStart w:id="44" w:name="ref-boschman2023"/>
      <w:r>
        <w:rPr>
          <w:lang w:val="en-GB" w:eastAsia="en-US" w:bidi="ar-SA"/>
        </w:rPr>
        <w:t xml:space="preserve">Boschman, L.M., Carraro, L., Cassemiro, F.A.S., Vries, J. de, Altermatt, F., Hagen, O., </w:t>
      </w:r>
      <w:r>
        <w:rPr>
          <w:i/>
          <w:iCs/>
          <w:lang w:val="en-GB" w:eastAsia="en-US" w:bidi="ar-SA"/>
        </w:rPr>
        <w:t>et al.</w:t>
      </w:r>
      <w:r>
        <w:rPr>
          <w:lang w:val="en-GB" w:eastAsia="en-US" w:bidi="ar-SA"/>
        </w:rPr>
        <w:t xml:space="preserve"> (2023). </w:t>
      </w:r>
      <w:hyperlink r:id="rId13">
        <w:r>
          <w:rPr>
            <w:rStyle w:val="Hyperlink"/>
            <w:lang w:val="en-GB" w:eastAsia="en-US" w:bidi="ar-SA"/>
          </w:rPr>
          <w:t>Freshwater fish diversity in the western Amazon basin shaped by Andean uplift since the Late Cretaceous</w:t>
        </w:r>
      </w:hyperlink>
      <w:r>
        <w:rPr>
          <w:lang w:val="en-GB" w:eastAsia="en-US" w:bidi="ar-SA"/>
        </w:rPr>
        <w:t xml:space="preserve">. </w:t>
      </w:r>
      <w:r>
        <w:rPr>
          <w:i/>
          <w:iCs/>
          <w:lang w:val="en-GB" w:eastAsia="en-US" w:bidi="ar-SA"/>
        </w:rPr>
        <w:t>Nature Ecology &amp; Evolution</w:t>
      </w:r>
      <w:r>
        <w:rPr>
          <w:lang w:val="en-GB" w:eastAsia="en-US" w:bidi="ar-SA"/>
        </w:rPr>
        <w:t>, 7, 2037–2044.</w:t>
      </w:r>
      <w:bookmarkEnd w:id="44"/>
    </w:p>
    <w:p>
      <w:pPr>
        <w:pStyle w:val="Bibliography"/>
        <w:rPr/>
      </w:pPr>
      <w:bookmarkStart w:id="45" w:name="ref-bourke2025"/>
      <w:r>
        <w:rPr>
          <w:lang w:val="en-GB" w:eastAsia="en-US" w:bidi="ar-SA"/>
        </w:rPr>
        <w:t xml:space="preserve">Bourke, J.R., Link, F., Long, M.D. &amp; Wright, J. (2025). </w:t>
      </w:r>
      <w:hyperlink r:id="rId14">
        <w:r>
          <w:rPr>
            <w:rStyle w:val="Hyperlink"/>
            <w:lang w:val="en-GB" w:eastAsia="en-US" w:bidi="ar-SA"/>
          </w:rPr>
          <w:t>Evidence for Caribbean Plate Subduction Beneath the Isthmus of Panama and Implications for Subduction Initiation and the Closure of the Central American Isthmus During the Miocene</w:t>
        </w:r>
      </w:hyperlink>
      <w:r>
        <w:rPr>
          <w:lang w:val="en-GB" w:eastAsia="en-US" w:bidi="ar-SA"/>
        </w:rPr>
        <w:t xml:space="preserve">. </w:t>
      </w:r>
      <w:r>
        <w:rPr>
          <w:i/>
          <w:iCs/>
          <w:lang w:val="en-GB" w:eastAsia="en-US" w:bidi="ar-SA"/>
        </w:rPr>
        <w:t>Geochemistry, Geophysics, Geosystems</w:t>
      </w:r>
      <w:r>
        <w:rPr>
          <w:lang w:val="en-GB" w:eastAsia="en-US" w:bidi="ar-SA"/>
        </w:rPr>
        <w:t>, 26, e2025GC012288.</w:t>
      </w:r>
      <w:bookmarkEnd w:id="45"/>
    </w:p>
    <w:p>
      <w:pPr>
        <w:pStyle w:val="Bibliography"/>
        <w:rPr/>
      </w:pPr>
      <w:bookmarkStart w:id="46" w:name="ref-carrillo2020"/>
      <w:r>
        <w:rPr>
          <w:lang w:val="en-GB" w:eastAsia="en-US" w:bidi="ar-SA"/>
        </w:rPr>
        <w:t xml:space="preserve">Carrillo, J.D., Faurby, S., Silvestro, D., Zizka, A., Jaramillo, C., Bacon, C.D., </w:t>
      </w:r>
      <w:r>
        <w:rPr>
          <w:i/>
          <w:iCs/>
          <w:lang w:val="en-GB" w:eastAsia="en-US" w:bidi="ar-SA"/>
        </w:rPr>
        <w:t>et al.</w:t>
      </w:r>
      <w:r>
        <w:rPr>
          <w:lang w:val="en-GB" w:eastAsia="en-US" w:bidi="ar-SA"/>
        </w:rPr>
        <w:t xml:space="preserve"> (2020). </w:t>
      </w:r>
      <w:hyperlink r:id="rId15">
        <w:r>
          <w:rPr>
            <w:rStyle w:val="Hyperlink"/>
            <w:lang w:val="en-GB" w:eastAsia="en-US" w:bidi="ar-SA"/>
          </w:rPr>
          <w:t>Disproportionate extinction of South American mammals drove the asymmetry of the Great American Biotic Interchange</w:t>
        </w:r>
      </w:hyperlink>
      <w:r>
        <w:rPr>
          <w:lang w:val="en-GB" w:eastAsia="en-US" w:bidi="ar-SA"/>
        </w:rPr>
        <w:t xml:space="preserve">. </w:t>
      </w:r>
      <w:r>
        <w:rPr>
          <w:i/>
          <w:iCs/>
          <w:lang w:val="en-GB" w:eastAsia="en-US" w:bidi="ar-SA"/>
        </w:rPr>
        <w:t>Proceedings of the National Academy of Sciences</w:t>
      </w:r>
      <w:r>
        <w:rPr>
          <w:lang w:val="en-GB" w:eastAsia="en-US" w:bidi="ar-SA"/>
        </w:rPr>
        <w:t>, 117, 26281–26287.</w:t>
      </w:r>
      <w:bookmarkEnd w:id="46"/>
    </w:p>
    <w:p>
      <w:pPr>
        <w:pStyle w:val="Bibliography"/>
        <w:rPr/>
      </w:pPr>
      <w:bookmarkStart w:id="47" w:name="ref-carrillo2015"/>
      <w:r>
        <w:rPr>
          <w:lang w:val="en-GB" w:eastAsia="en-US" w:bidi="ar-SA"/>
        </w:rPr>
        <w:t xml:space="preserve">Carrillo, J.D., Forasiepi, A., Jaramillo, C. &amp; Sánchez-Villagra, M.R. (2015). </w:t>
      </w:r>
      <w:hyperlink r:id="rId16">
        <w:r>
          <w:rPr>
            <w:rStyle w:val="Hyperlink"/>
            <w:lang w:val="en-GB" w:eastAsia="en-US" w:bidi="ar-SA"/>
          </w:rPr>
          <w:t>Neotropical mammal diversity and the Great American Biotic Interchange: Spatial and temporal variation in South America’s fossil record</w:t>
        </w:r>
      </w:hyperlink>
      <w:r>
        <w:rPr>
          <w:lang w:val="en-GB" w:eastAsia="en-US" w:bidi="ar-SA"/>
        </w:rPr>
        <w:t xml:space="preserve">. </w:t>
      </w:r>
      <w:r>
        <w:rPr>
          <w:i/>
          <w:iCs/>
          <w:lang w:val="en-GB" w:eastAsia="en-US" w:bidi="ar-SA"/>
        </w:rPr>
        <w:t>Frontiers in Genetics</w:t>
      </w:r>
      <w:r>
        <w:rPr>
          <w:lang w:val="en-GB" w:eastAsia="en-US" w:bidi="ar-SA"/>
        </w:rPr>
        <w:t>, 5.</w:t>
      </w:r>
      <w:bookmarkEnd w:id="47"/>
    </w:p>
    <w:p>
      <w:pPr>
        <w:pStyle w:val="Bibliography"/>
        <w:rPr/>
      </w:pPr>
      <w:bookmarkStart w:id="48" w:name="ref-chakrabarty2011"/>
      <w:r>
        <w:rPr>
          <w:lang w:val="en-GB" w:eastAsia="en-US" w:bidi="ar-SA"/>
        </w:rPr>
        <w:t xml:space="preserve">Chakrabarty, P. &amp; Albert, J.S. (2011). </w:t>
      </w:r>
      <w:hyperlink r:id="rId17">
        <w:r>
          <w:rPr>
            <w:rStyle w:val="Hyperlink"/>
            <w:lang w:val="en-GB" w:eastAsia="en-US" w:bidi="ar-SA"/>
          </w:rPr>
          <w:t>Not So Fast: A New Take on the Great American Biotic Interchange</w:t>
        </w:r>
      </w:hyperlink>
      <w:r>
        <w:rPr>
          <w:lang w:val="en-GB" w:eastAsia="en-US" w:bidi="ar-SA"/>
        </w:rPr>
        <w:t>. In: (ed. Albert, J.). University of California Press, p. 0.</w:t>
      </w:r>
      <w:bookmarkEnd w:id="48"/>
    </w:p>
    <w:p>
      <w:pPr>
        <w:pStyle w:val="Bibliography"/>
        <w:rPr/>
      </w:pPr>
      <w:bookmarkStart w:id="49" w:name="ref-cione2015"/>
      <w:r>
        <w:rPr>
          <w:lang w:val="en-GB" w:eastAsia="en-US" w:bidi="ar-SA"/>
        </w:rPr>
        <w:t xml:space="preserve">Cione, A.L., Gasparini, G.M., Soibelzon, E., Soibelzon, L.H. &amp; Tonni, E.P. (2015). </w:t>
      </w:r>
      <w:hyperlink r:id="rId18">
        <w:r>
          <w:rPr>
            <w:rStyle w:val="Hyperlink"/>
            <w:i/>
            <w:iCs/>
            <w:lang w:val="en-GB" w:eastAsia="en-US" w:bidi="ar-SA"/>
          </w:rPr>
          <w:t>The Great American Biotic Interchange: A South American Perspective</w:t>
        </w:r>
      </w:hyperlink>
      <w:r>
        <w:rPr>
          <w:lang w:val="en-GB" w:eastAsia="en-US" w:bidi="ar-SA"/>
        </w:rPr>
        <w:t>. SpringerBriefs in Earth System Sciences. Springer Netherlands, Dordrecht.</w:t>
      </w:r>
      <w:bookmarkEnd w:id="49"/>
    </w:p>
    <w:p>
      <w:pPr>
        <w:pStyle w:val="Bibliography"/>
        <w:rPr/>
      </w:pPr>
      <w:bookmarkStart w:id="50" w:name="ref-cody2010"/>
      <w:r>
        <w:rPr>
          <w:lang w:val="en-GB" w:eastAsia="en-US" w:bidi="ar-SA"/>
        </w:rPr>
        <w:t xml:space="preserve">Cody, S., Richardson, J.E., Rull, V., Ellis, C. &amp; Pennington, R.T. (2010). </w:t>
      </w:r>
      <w:hyperlink r:id="rId19">
        <w:r>
          <w:rPr>
            <w:rStyle w:val="Hyperlink"/>
            <w:lang w:val="en-GB" w:eastAsia="en-US" w:bidi="ar-SA"/>
          </w:rPr>
          <w:t>The Great American Biotic Interchange revisited</w:t>
        </w:r>
      </w:hyperlink>
      <w:r>
        <w:rPr>
          <w:lang w:val="en-GB" w:eastAsia="en-US" w:bidi="ar-SA"/>
        </w:rPr>
        <w:t xml:space="preserve">. </w:t>
      </w:r>
      <w:r>
        <w:rPr>
          <w:i/>
          <w:iCs/>
          <w:lang w:val="en-GB" w:eastAsia="en-US" w:bidi="ar-SA"/>
        </w:rPr>
        <w:t>Ecography</w:t>
      </w:r>
      <w:r>
        <w:rPr>
          <w:lang w:val="en-GB" w:eastAsia="en-US" w:bidi="ar-SA"/>
        </w:rPr>
        <w:t>, 33, 326–332.</w:t>
      </w:r>
      <w:bookmarkEnd w:id="50"/>
    </w:p>
    <w:p>
      <w:pPr>
        <w:pStyle w:val="Bibliography"/>
        <w:rPr/>
      </w:pPr>
      <w:bookmarkStart w:id="51" w:name="ref-croft2020"/>
      <w:r>
        <w:rPr>
          <w:lang w:val="en-GB" w:eastAsia="en-US" w:bidi="ar-SA"/>
        </w:rPr>
        <w:t xml:space="preserve">Croft, D.A., Gelfo, J.N. &amp; López, G.M. (2020). </w:t>
      </w:r>
      <w:hyperlink r:id="rId20">
        <w:r>
          <w:rPr>
            <w:rStyle w:val="Hyperlink"/>
            <w:lang w:val="en-GB" w:eastAsia="en-US" w:bidi="ar-SA"/>
          </w:rPr>
          <w:t>Splendid Innovation: The Extinct South American Native Ungulates</w:t>
        </w:r>
      </w:hyperlink>
      <w:r>
        <w:rPr>
          <w:lang w:val="en-GB" w:eastAsia="en-US" w:bidi="ar-SA"/>
        </w:rPr>
        <w:t xml:space="preserve">. </w:t>
      </w:r>
      <w:r>
        <w:rPr>
          <w:i/>
          <w:iCs/>
          <w:lang w:val="en-GB" w:eastAsia="en-US" w:bidi="ar-SA"/>
        </w:rPr>
        <w:t>Annual Review of Earth and Planetary Sciences</w:t>
      </w:r>
      <w:r>
        <w:rPr>
          <w:lang w:val="en-GB" w:eastAsia="en-US" w:bidi="ar-SA"/>
        </w:rPr>
        <w:t>, 48, 259–290.</w:t>
      </w:r>
      <w:bookmarkEnd w:id="51"/>
    </w:p>
    <w:p>
      <w:pPr>
        <w:pStyle w:val="Bibliography"/>
        <w:rPr/>
      </w:pPr>
      <w:bookmarkStart w:id="52" w:name="ref-domingo2020"/>
      <w:r>
        <w:rPr>
          <w:lang w:val="en-GB" w:eastAsia="en-US" w:bidi="ar-SA"/>
        </w:rPr>
        <w:t xml:space="preserve">Domingo, L., Tomassini, R.L., Montalvo, C.I., Sanz-Pérez, D. &amp; Alberdi, M.T. (2020). </w:t>
      </w:r>
      <w:hyperlink r:id="rId21">
        <w:r>
          <w:rPr>
            <w:rStyle w:val="Hyperlink"/>
            <w:lang w:val="en-GB" w:eastAsia="en-US" w:bidi="ar-SA"/>
          </w:rPr>
          <w:t>The Great American Biotic Interchange revisited: a new perspective from the stable isotope record of Argentine Pampas fossil mammals</w:t>
        </w:r>
      </w:hyperlink>
      <w:r>
        <w:rPr>
          <w:lang w:val="en-GB" w:eastAsia="en-US" w:bidi="ar-SA"/>
        </w:rPr>
        <w:t xml:space="preserve">. </w:t>
      </w:r>
      <w:r>
        <w:rPr>
          <w:i/>
          <w:iCs/>
          <w:lang w:val="en-GB" w:eastAsia="en-US" w:bidi="ar-SA"/>
        </w:rPr>
        <w:t>Scientific Reports</w:t>
      </w:r>
      <w:r>
        <w:rPr>
          <w:lang w:val="en-GB" w:eastAsia="en-US" w:bidi="ar-SA"/>
        </w:rPr>
        <w:t>, 10, 1608.</w:t>
      </w:r>
      <w:bookmarkEnd w:id="52"/>
    </w:p>
    <w:p>
      <w:pPr>
        <w:pStyle w:val="Bibliography"/>
        <w:rPr/>
      </w:pPr>
      <w:bookmarkStart w:id="53" w:name="ref-faurby2016"/>
      <w:r>
        <w:rPr>
          <w:lang w:val="en-GB" w:eastAsia="en-US" w:bidi="ar-SA"/>
        </w:rPr>
        <w:t xml:space="preserve">Faurby, S. &amp; Svenning, J.-C. (2016). </w:t>
      </w:r>
      <w:hyperlink r:id="rId22">
        <w:r>
          <w:rPr>
            <w:rStyle w:val="Hyperlink"/>
            <w:lang w:val="en-GB" w:eastAsia="en-US" w:bidi="ar-SA"/>
          </w:rPr>
          <w:t>The asymmetry in the Great American Biotic Interchange in mammals is consistent with differential susceptibility to mammalian predation</w:t>
        </w:r>
      </w:hyperlink>
      <w:r>
        <w:rPr>
          <w:lang w:val="en-GB" w:eastAsia="en-US" w:bidi="ar-SA"/>
        </w:rPr>
        <w:t xml:space="preserve">. </w:t>
      </w:r>
      <w:r>
        <w:rPr>
          <w:i/>
          <w:iCs/>
          <w:lang w:val="en-GB" w:eastAsia="en-US" w:bidi="ar-SA"/>
        </w:rPr>
        <w:t>Global Ecology and Biogeography</w:t>
      </w:r>
      <w:r>
        <w:rPr>
          <w:lang w:val="en-GB" w:eastAsia="en-US" w:bidi="ar-SA"/>
        </w:rPr>
        <w:t>, 25, 1443–1453.</w:t>
      </w:r>
      <w:bookmarkEnd w:id="53"/>
    </w:p>
    <w:p>
      <w:pPr>
        <w:pStyle w:val="Bibliography"/>
        <w:rPr/>
      </w:pPr>
      <w:bookmarkStart w:id="54" w:name="ref-fernández-monescillo2025"/>
      <w:r>
        <w:rPr>
          <w:lang w:val="en-GB" w:eastAsia="en-US" w:bidi="ar-SA"/>
        </w:rPr>
        <w:t xml:space="preserve">Fernández-Monescillo, M., Romero-Lebrón, E., Pesquero, M.D., Haro, A., Rodríguez, P.E., Krapovickas, J., </w:t>
      </w:r>
      <w:r>
        <w:rPr>
          <w:i/>
          <w:iCs/>
          <w:lang w:val="en-GB" w:eastAsia="en-US" w:bidi="ar-SA"/>
        </w:rPr>
        <w:t>et al.</w:t>
      </w:r>
      <w:r>
        <w:rPr>
          <w:lang w:val="en-GB" w:eastAsia="en-US" w:bidi="ar-SA"/>
        </w:rPr>
        <w:t xml:space="preserve"> (2025). </w:t>
      </w:r>
      <w:hyperlink r:id="rId23">
        <w:r>
          <w:rPr>
            <w:rStyle w:val="Hyperlink"/>
            <w:lang w:val="en-GB" w:eastAsia="en-US" w:bidi="ar-SA"/>
          </w:rPr>
          <w:t>Middle Pleistocene revelations: unravelling taphonomic processes in mammals including Mesotherium cristatum (Mesotheriidae, Notoungulata), Corralito Site, Córdoba Province, Argentina</w:t>
        </w:r>
      </w:hyperlink>
      <w:r>
        <w:rPr>
          <w:lang w:val="en-GB" w:eastAsia="en-US" w:bidi="ar-SA"/>
        </w:rPr>
        <w:t xml:space="preserve">. </w:t>
      </w:r>
      <w:r>
        <w:rPr>
          <w:i/>
          <w:iCs/>
          <w:lang w:val="en-GB" w:eastAsia="en-US" w:bidi="ar-SA"/>
        </w:rPr>
        <w:t>Palaeontology</w:t>
      </w:r>
      <w:r>
        <w:rPr>
          <w:lang w:val="en-GB" w:eastAsia="en-US" w:bidi="ar-SA"/>
        </w:rPr>
        <w:t>, 68, e70012.</w:t>
      </w:r>
      <w:bookmarkEnd w:id="54"/>
    </w:p>
    <w:p>
      <w:pPr>
        <w:pStyle w:val="Bibliography"/>
        <w:rPr/>
      </w:pPr>
      <w:bookmarkStart w:id="55" w:name="ref-freitas-oliveira2025"/>
      <w:r>
        <w:rPr>
          <w:lang w:val="en-GB" w:eastAsia="en-US" w:bidi="ar-SA"/>
        </w:rPr>
        <w:t xml:space="preserve">Freitas-Oliveira, R., Lima-Ribeiro, M.S., Mendoza-Rodriguez, V.H. &amp; Terribile, L.C. (2025). </w:t>
      </w:r>
      <w:hyperlink r:id="rId24">
        <w:r>
          <w:rPr>
            <w:rStyle w:val="Hyperlink"/>
            <w:lang w:val="en-GB" w:eastAsia="en-US" w:bidi="ar-SA"/>
          </w:rPr>
          <w:t>Reviewing the Great American Biotic Interchange: Climate change as a trigger for biodiversity dispersal</w:t>
        </w:r>
      </w:hyperlink>
      <w:r>
        <w:rPr>
          <w:lang w:val="en-GB" w:eastAsia="en-US" w:bidi="ar-SA"/>
        </w:rPr>
        <w:t xml:space="preserve">. </w:t>
      </w:r>
      <w:r>
        <w:rPr>
          <w:i/>
          <w:iCs/>
          <w:lang w:val="en-GB" w:eastAsia="en-US" w:bidi="ar-SA"/>
        </w:rPr>
        <w:t>Proceedings of the Royal Society B: Biological Sciences</w:t>
      </w:r>
      <w:r>
        <w:rPr>
          <w:lang w:val="en-GB" w:eastAsia="en-US" w:bidi="ar-SA"/>
        </w:rPr>
        <w:t>, 292, 20251745.</w:t>
      </w:r>
      <w:bookmarkEnd w:id="55"/>
    </w:p>
    <w:p>
      <w:pPr>
        <w:pStyle w:val="Bibliography"/>
        <w:rPr/>
      </w:pPr>
      <w:bookmarkStart w:id="56" w:name="ref-freitas-oliveira2024"/>
      <w:r>
        <w:rPr>
          <w:lang w:val="en-GB" w:eastAsia="en-US" w:bidi="ar-SA"/>
        </w:rPr>
        <w:t xml:space="preserve">Freitas-Oliveira, R., Lima-Ribeiro, M.S. &amp; Terribile, L.C. (2024b). </w:t>
      </w:r>
      <w:hyperlink r:id="rId25">
        <w:r>
          <w:rPr>
            <w:rStyle w:val="Hyperlink"/>
            <w:lang w:val="en-GB" w:eastAsia="en-US" w:bidi="ar-SA"/>
          </w:rPr>
          <w:t>No evidence for niche competition in the extinction of the South American saber-tooth species</w:t>
        </w:r>
      </w:hyperlink>
      <w:r>
        <w:rPr>
          <w:lang w:val="en-GB" w:eastAsia="en-US" w:bidi="ar-SA"/>
        </w:rPr>
        <w:t xml:space="preserve">. </w:t>
      </w:r>
      <w:r>
        <w:rPr>
          <w:i/>
          <w:iCs/>
          <w:lang w:val="en-GB" w:eastAsia="en-US" w:bidi="ar-SA"/>
        </w:rPr>
        <w:t>npj Biodiversity</w:t>
      </w:r>
      <w:r>
        <w:rPr>
          <w:lang w:val="en-GB" w:eastAsia="en-US" w:bidi="ar-SA"/>
        </w:rPr>
        <w:t>, 3, 1–5.</w:t>
      </w:r>
      <w:bookmarkEnd w:id="56"/>
    </w:p>
    <w:p>
      <w:pPr>
        <w:pStyle w:val="Bibliography"/>
        <w:rPr/>
      </w:pPr>
      <w:bookmarkStart w:id="57" w:name="ref-freitas-oliveira_no_2024"/>
      <w:r>
        <w:rPr>
          <w:lang w:val="en-GB" w:eastAsia="en-US" w:bidi="ar-SA"/>
        </w:rPr>
        <w:t xml:space="preserve">Freitas-Oliveira, R., Lima-Ribeiro, M.S. &amp; Terribile, L.C. (2024a). </w:t>
      </w:r>
      <w:hyperlink r:id="rId26">
        <w:r>
          <w:rPr>
            <w:rStyle w:val="Hyperlink"/>
            <w:lang w:val="en-GB" w:eastAsia="en-US" w:bidi="ar-SA"/>
          </w:rPr>
          <w:t>No evidence for niche competition in the extinction of the South American saber-tooth species</w:t>
        </w:r>
      </w:hyperlink>
      <w:r>
        <w:rPr>
          <w:lang w:val="en-GB" w:eastAsia="en-US" w:bidi="ar-SA"/>
        </w:rPr>
        <w:t xml:space="preserve">. </w:t>
      </w:r>
      <w:r>
        <w:rPr>
          <w:i/>
          <w:iCs/>
          <w:lang w:val="en-GB" w:eastAsia="en-US" w:bidi="ar-SA"/>
        </w:rPr>
        <w:t>npj biodiversity</w:t>
      </w:r>
      <w:r>
        <w:rPr>
          <w:lang w:val="en-GB" w:eastAsia="en-US" w:bidi="ar-SA"/>
        </w:rPr>
        <w:t>, 3, 1–5.</w:t>
      </w:r>
      <w:bookmarkEnd w:id="57"/>
    </w:p>
    <w:p>
      <w:pPr>
        <w:pStyle w:val="Bibliography"/>
        <w:rPr/>
      </w:pPr>
      <w:bookmarkStart w:id="58" w:name="ref-galván2023"/>
      <w:r>
        <w:rPr>
          <w:lang w:val="en-GB" w:eastAsia="en-US" w:bidi="ar-SA"/>
        </w:rPr>
        <w:t xml:space="preserve">Galván, S., Gamboa, S. &amp; Varela, S. (2023). </w:t>
      </w:r>
      <w:hyperlink r:id="rId27">
        <w:r>
          <w:rPr>
            <w:rStyle w:val="Hyperlink"/>
            <w:lang w:val="en-GB" w:eastAsia="en-US" w:bidi="ar-SA"/>
          </w:rPr>
          <w:t>Köppen Geiger climatic classification for R users.</w:t>
        </w:r>
      </w:hyperlink>
      <w:bookmarkEnd w:id="58"/>
    </w:p>
    <w:p>
      <w:pPr>
        <w:pStyle w:val="Bibliography"/>
        <w:rPr/>
      </w:pPr>
      <w:bookmarkStart w:id="59" w:name="ref-hagen2023"/>
      <w:r>
        <w:rPr>
          <w:lang w:val="en-GB" w:eastAsia="en-US" w:bidi="ar-SA"/>
        </w:rPr>
        <w:t xml:space="preserve">Hagen, O. (2023). </w:t>
      </w:r>
      <w:hyperlink r:id="rId28">
        <w:r>
          <w:rPr>
            <w:rStyle w:val="Hyperlink"/>
            <w:lang w:val="en-GB" w:eastAsia="en-US" w:bidi="ar-SA"/>
          </w:rPr>
          <w:t>Coupling eco-evolutionary mechanisms with deep-time environmental dynamics to understand biodiversity patterns</w:t>
        </w:r>
      </w:hyperlink>
      <w:r>
        <w:rPr>
          <w:lang w:val="en-GB" w:eastAsia="en-US" w:bidi="ar-SA"/>
        </w:rPr>
        <w:t xml:space="preserve">. </w:t>
      </w:r>
      <w:r>
        <w:rPr>
          <w:i/>
          <w:iCs/>
          <w:lang w:val="en-GB" w:eastAsia="en-US" w:bidi="ar-SA"/>
        </w:rPr>
        <w:t>Ecography</w:t>
      </w:r>
      <w:r>
        <w:rPr>
          <w:lang w:val="en-GB" w:eastAsia="en-US" w:bidi="ar-SA"/>
        </w:rPr>
        <w:t>, 2023, e06132.</w:t>
      </w:r>
      <w:bookmarkEnd w:id="59"/>
    </w:p>
    <w:p>
      <w:pPr>
        <w:pStyle w:val="Bibliography"/>
        <w:rPr/>
      </w:pPr>
      <w:bookmarkStart w:id="60" w:name="ref-hagen2021"/>
      <w:r>
        <w:rPr>
          <w:lang w:val="en-GB" w:eastAsia="en-US" w:bidi="ar-SA"/>
        </w:rPr>
        <w:t xml:space="preserve">Hagen, O., Flück, B., Fopp, F., Cabral, J.S., Hartig, F., Pontarp, M., </w:t>
      </w:r>
      <w:r>
        <w:rPr>
          <w:i/>
          <w:iCs/>
          <w:lang w:val="en-GB" w:eastAsia="en-US" w:bidi="ar-SA"/>
        </w:rPr>
        <w:t>et al.</w:t>
      </w:r>
      <w:r>
        <w:rPr>
          <w:lang w:val="en-GB" w:eastAsia="en-US" w:bidi="ar-SA"/>
        </w:rPr>
        <w:t xml:space="preserve"> (2021a). </w:t>
      </w:r>
      <w:hyperlink r:id="rId29">
        <w:r>
          <w:rPr>
            <w:rStyle w:val="Hyperlink"/>
            <w:lang w:val="en-GB" w:eastAsia="en-US" w:bidi="ar-SA"/>
          </w:rPr>
          <w:t>gen3sis: A general engine for eco-evolutionary simulations of the processes that shape Earth’s biodiversity</w:t>
        </w:r>
      </w:hyperlink>
      <w:r>
        <w:rPr>
          <w:lang w:val="en-GB" w:eastAsia="en-US" w:bidi="ar-SA"/>
        </w:rPr>
        <w:t xml:space="preserve">. </w:t>
      </w:r>
      <w:r>
        <w:rPr>
          <w:i/>
          <w:iCs/>
          <w:lang w:val="en-GB" w:eastAsia="en-US" w:bidi="ar-SA"/>
        </w:rPr>
        <w:t>PLOS Biology</w:t>
      </w:r>
      <w:r>
        <w:rPr>
          <w:lang w:val="en-GB" w:eastAsia="en-US" w:bidi="ar-SA"/>
        </w:rPr>
        <w:t>, 19, e3001340.</w:t>
      </w:r>
      <w:bookmarkEnd w:id="60"/>
    </w:p>
    <w:p>
      <w:pPr>
        <w:pStyle w:val="Bibliography"/>
        <w:rPr/>
      </w:pPr>
      <w:bookmarkStart w:id="61" w:name="ref-hagen2021b"/>
      <w:r>
        <w:rPr>
          <w:lang w:val="en-GB" w:eastAsia="en-US" w:bidi="ar-SA"/>
        </w:rPr>
        <w:t xml:space="preserve">Hagen, O., Skeels, A., Onstein, R.E., Jetz, W. &amp; Pellissier, L. (2021b). </w:t>
      </w:r>
      <w:hyperlink r:id="rId30">
        <w:r>
          <w:rPr>
            <w:rStyle w:val="Hyperlink"/>
            <w:lang w:val="en-GB" w:eastAsia="en-US" w:bidi="ar-SA"/>
          </w:rPr>
          <w:t>Earth history events shaped the evolution of uneven biodiversity across tropical moist forests</w:t>
        </w:r>
      </w:hyperlink>
      <w:r>
        <w:rPr>
          <w:lang w:val="en-GB" w:eastAsia="en-US" w:bidi="ar-SA"/>
        </w:rPr>
        <w:t xml:space="preserve">. </w:t>
      </w:r>
      <w:r>
        <w:rPr>
          <w:i/>
          <w:iCs/>
          <w:lang w:val="en-GB" w:eastAsia="en-US" w:bidi="ar-SA"/>
        </w:rPr>
        <w:t>Proceedings of the National Academy of Sciences</w:t>
      </w:r>
      <w:r>
        <w:rPr>
          <w:lang w:val="en-GB" w:eastAsia="en-US" w:bidi="ar-SA"/>
        </w:rPr>
        <w:t>, 118, e2026347118.</w:t>
      </w:r>
      <w:bookmarkEnd w:id="61"/>
    </w:p>
    <w:p>
      <w:pPr>
        <w:pStyle w:val="Bibliography"/>
        <w:rPr/>
      </w:pPr>
      <w:bookmarkStart w:id="62" w:name="ref-holden2016"/>
      <w:r>
        <w:rPr>
          <w:lang w:val="en-GB" w:eastAsia="en-US" w:bidi="ar-SA"/>
        </w:rPr>
        <w:t xml:space="preserve">Holden, P.B., Edwards, N.R., Fraedrich, K., Kirk, E., Lunkeit, F. &amp; Zhu, X. (2016). </w:t>
      </w:r>
      <w:hyperlink r:id="rId31">
        <w:r>
          <w:rPr>
            <w:rStyle w:val="Hyperlink"/>
            <w:lang w:val="en-GB" w:eastAsia="en-US" w:bidi="ar-SA"/>
          </w:rPr>
          <w:t>PLASIM−GENIE v1.0: A new intermediate complexity AOGCM</w:t>
        </w:r>
      </w:hyperlink>
      <w:r>
        <w:rPr>
          <w:lang w:val="en-GB" w:eastAsia="en-US" w:bidi="ar-SA"/>
        </w:rPr>
        <w:t xml:space="preserve">. </w:t>
      </w:r>
      <w:r>
        <w:rPr>
          <w:i/>
          <w:iCs/>
          <w:lang w:val="en-GB" w:eastAsia="en-US" w:bidi="ar-SA"/>
        </w:rPr>
        <w:t>Geoscientific Model Development</w:t>
      </w:r>
      <w:r>
        <w:rPr>
          <w:lang w:val="en-GB" w:eastAsia="en-US" w:bidi="ar-SA"/>
        </w:rPr>
        <w:t>, 9, 3347–3361.</w:t>
      </w:r>
      <w:bookmarkEnd w:id="62"/>
    </w:p>
    <w:p>
      <w:pPr>
        <w:pStyle w:val="Bibliography"/>
        <w:rPr/>
      </w:pPr>
      <w:bookmarkStart w:id="63" w:name="ref-holden2019"/>
      <w:r>
        <w:rPr>
          <w:lang w:val="en-GB" w:eastAsia="en-US" w:bidi="ar-SA"/>
        </w:rPr>
        <w:t xml:space="preserve">Holden, P.B., Edwards, N.R., Rangel, T.F., Pereira, E.B., Tran, G.T. &amp; Wilkinson, R.D. (2019). </w:t>
      </w:r>
      <w:hyperlink r:id="rId32">
        <w:r>
          <w:rPr>
            <w:rStyle w:val="Hyperlink"/>
            <w:lang w:val="en-GB" w:eastAsia="en-US" w:bidi="ar-SA"/>
          </w:rPr>
          <w:t>PALEO-PGEM v1.0: A statistical emulator of PliocenePleistocene climate</w:t>
        </w:r>
      </w:hyperlink>
      <w:r>
        <w:rPr>
          <w:lang w:val="en-GB" w:eastAsia="en-US" w:bidi="ar-SA"/>
        </w:rPr>
        <w:t xml:space="preserve">. </w:t>
      </w:r>
      <w:r>
        <w:rPr>
          <w:i/>
          <w:iCs/>
          <w:lang w:val="en-GB" w:eastAsia="en-US" w:bidi="ar-SA"/>
        </w:rPr>
        <w:t>Geoscientific Model Development</w:t>
      </w:r>
      <w:r>
        <w:rPr>
          <w:lang w:val="en-GB" w:eastAsia="en-US" w:bidi="ar-SA"/>
        </w:rPr>
        <w:t>, 12, 5137–5155.</w:t>
      </w:r>
      <w:bookmarkEnd w:id="63"/>
    </w:p>
    <w:p>
      <w:pPr>
        <w:pStyle w:val="Bibliography"/>
        <w:rPr/>
      </w:pPr>
      <w:bookmarkStart w:id="64" w:name="ref-jaramillo2018"/>
      <w:r>
        <w:rPr>
          <w:lang w:val="en-GB" w:eastAsia="en-US" w:bidi="ar-SA"/>
        </w:rPr>
        <w:t xml:space="preserve">Jaramillo, C.A. (2018). </w:t>
      </w:r>
      <w:hyperlink r:id="rId33">
        <w:r>
          <w:rPr>
            <w:rStyle w:val="Hyperlink"/>
            <w:lang w:val="en-GB" w:eastAsia="en-US" w:bidi="ar-SA"/>
          </w:rPr>
          <w:t>Evolution of the Isthmus of Panama: Biological, Paleoceanographic and Paleoclimatological Implications</w:t>
        </w:r>
      </w:hyperlink>
      <w:r>
        <w:rPr>
          <w:lang w:val="en-GB" w:eastAsia="en-US" w:bidi="ar-SA"/>
        </w:rPr>
        <w:t>. John Wiley &amp; Sons.</w:t>
      </w:r>
      <w:bookmarkEnd w:id="64"/>
    </w:p>
    <w:p>
      <w:pPr>
        <w:pStyle w:val="Bibliography"/>
        <w:rPr/>
      </w:pPr>
      <w:bookmarkStart w:id="65" w:name="ref-köppen1900"/>
      <w:r>
        <w:rPr>
          <w:lang w:val="en-GB" w:eastAsia="en-US" w:bidi="ar-SA"/>
        </w:rPr>
        <w:t xml:space="preserve">Köppen, W. (1900). </w:t>
      </w:r>
      <w:hyperlink r:id="rId34">
        <w:r>
          <w:rPr>
            <w:rStyle w:val="Hyperlink"/>
            <w:lang w:val="en-GB" w:eastAsia="en-US" w:bidi="ar-SA"/>
          </w:rPr>
          <w:t>Versuch einer Klassifikation der Klimate, vorzugsweise nach ihren Beziehungen zur Pflanzenwelt</w:t>
        </w:r>
      </w:hyperlink>
      <w:r>
        <w:rPr>
          <w:lang w:val="en-GB" w:eastAsia="en-US" w:bidi="ar-SA"/>
        </w:rPr>
        <w:t xml:space="preserve">. </w:t>
      </w:r>
      <w:r>
        <w:rPr>
          <w:i/>
          <w:iCs/>
          <w:lang w:val="en-GB" w:eastAsia="en-US" w:bidi="ar-SA"/>
        </w:rPr>
        <w:t>Geographische Zeitschrift</w:t>
      </w:r>
      <w:r>
        <w:rPr>
          <w:lang w:val="en-GB" w:eastAsia="en-US" w:bidi="ar-SA"/>
        </w:rPr>
        <w:t>, 6, 593–611.</w:t>
      </w:r>
      <w:bookmarkEnd w:id="65"/>
    </w:p>
    <w:p>
      <w:pPr>
        <w:pStyle w:val="Bibliography"/>
        <w:rPr/>
      </w:pPr>
      <w:bookmarkStart w:id="66" w:name="ref-liu2024"/>
      <w:r>
        <w:rPr>
          <w:lang w:val="en-GB" w:eastAsia="en-US" w:bidi="ar-SA"/>
        </w:rPr>
        <w:t xml:space="preserve">Liu, Y., Wang, Y., Willett, S.D., Zimmermann, N.E. &amp; Pellissier, L. (2024). </w:t>
      </w:r>
      <w:hyperlink r:id="rId35">
        <w:r>
          <w:rPr>
            <w:rStyle w:val="Hyperlink"/>
            <w:lang w:val="en-GB" w:eastAsia="en-US" w:bidi="ar-SA"/>
          </w:rPr>
          <w:t>Escarpment evolution drives the diversification of the Madagascar flora</w:t>
        </w:r>
      </w:hyperlink>
      <w:r>
        <w:rPr>
          <w:lang w:val="en-GB" w:eastAsia="en-US" w:bidi="ar-SA"/>
        </w:rPr>
        <w:t xml:space="preserve">. </w:t>
      </w:r>
      <w:r>
        <w:rPr>
          <w:i/>
          <w:iCs/>
          <w:lang w:val="en-GB" w:eastAsia="en-US" w:bidi="ar-SA"/>
        </w:rPr>
        <w:t>Science</w:t>
      </w:r>
      <w:r>
        <w:rPr>
          <w:lang w:val="en-GB" w:eastAsia="en-US" w:bidi="ar-SA"/>
        </w:rPr>
        <w:t>, 383, 653–658.</w:t>
      </w:r>
      <w:bookmarkEnd w:id="66"/>
    </w:p>
    <w:p>
      <w:pPr>
        <w:pStyle w:val="Bibliography"/>
        <w:rPr>
          <w:lang w:val="en-GB" w:eastAsia="en-US" w:bidi="ar-SA"/>
        </w:rPr>
      </w:pPr>
      <w:bookmarkStart w:id="67" w:name="ref-lomolino2006"/>
      <w:r>
        <w:rPr>
          <w:lang w:val="en-GB" w:eastAsia="en-US" w:bidi="ar-SA"/>
        </w:rPr>
        <w:t>Lomolino, M.V., Riddle, B.R. &amp; Brown, J.H. (2006). The Geography of Divesification - The Great American Biotic Interchange. Sinauer Associates Inc., US, pp. 406–413.</w:t>
      </w:r>
      <w:bookmarkEnd w:id="67"/>
    </w:p>
    <w:p>
      <w:pPr>
        <w:pStyle w:val="Bibliography"/>
        <w:rPr/>
      </w:pPr>
      <w:bookmarkStart w:id="68" w:name="ref-lorcery2025"/>
      <w:r>
        <w:rPr>
          <w:lang w:val="en-GB" w:eastAsia="en-US" w:bidi="ar-SA"/>
        </w:rPr>
        <w:t xml:space="preserve">Lorcery, M., Husson, L., Salles, T., Lavergne, S., Hagen, O. &amp; Skeels, A. (2025). </w:t>
      </w:r>
      <w:hyperlink r:id="rId36">
        <w:r>
          <w:rPr>
            <w:rStyle w:val="Hyperlink"/>
            <w:lang w:val="en-GB" w:eastAsia="en-US" w:bidi="ar-SA"/>
          </w:rPr>
          <w:t>Deep time evolution of the Latitudinal Diversity Gradient: Insights from mechanistic models</w:t>
        </w:r>
      </w:hyperlink>
      <w:r>
        <w:rPr>
          <w:lang w:val="en-GB" w:eastAsia="en-US" w:bidi="ar-SA"/>
        </w:rPr>
        <w:t xml:space="preserve">. </w:t>
      </w:r>
      <w:r>
        <w:rPr>
          <w:i/>
          <w:iCs/>
          <w:lang w:val="en-GB" w:eastAsia="en-US" w:bidi="ar-SA"/>
        </w:rPr>
        <w:t>PLOS ONE</w:t>
      </w:r>
      <w:r>
        <w:rPr>
          <w:lang w:val="en-GB" w:eastAsia="en-US" w:bidi="ar-SA"/>
        </w:rPr>
        <w:t>, 20, e0332766.</w:t>
      </w:r>
      <w:bookmarkEnd w:id="68"/>
    </w:p>
    <w:p>
      <w:pPr>
        <w:pStyle w:val="Bibliography"/>
        <w:rPr>
          <w:lang w:val="en-GB" w:eastAsia="en-US" w:bidi="ar-SA"/>
        </w:rPr>
      </w:pPr>
      <w:bookmarkStart w:id="69" w:name="ref-macarthur1967"/>
      <w:r>
        <w:rPr>
          <w:lang w:val="en-GB" w:eastAsia="en-US" w:bidi="ar-SA"/>
        </w:rPr>
        <w:t xml:space="preserve">MacArthur, R.H. &amp; Wilson, E.O. (1967). </w:t>
      </w:r>
      <w:r>
        <w:rPr>
          <w:i/>
          <w:iCs/>
          <w:lang w:val="en-GB" w:eastAsia="en-US" w:bidi="ar-SA"/>
        </w:rPr>
        <w:t>The Theory of Island Biogeography</w:t>
      </w:r>
      <w:r>
        <w:rPr>
          <w:lang w:val="en-GB" w:eastAsia="en-US" w:bidi="ar-SA"/>
        </w:rPr>
        <w:t>. Princeton University Press. Princeton, New Jersey.</w:t>
      </w:r>
      <w:bookmarkEnd w:id="69"/>
    </w:p>
    <w:p>
      <w:pPr>
        <w:pStyle w:val="Bibliography"/>
        <w:rPr/>
      </w:pPr>
      <w:bookmarkStart w:id="70" w:name="ref-marsà2025"/>
      <w:r>
        <w:rPr>
          <w:lang w:val="en-GB" w:eastAsia="en-US" w:bidi="ar-SA"/>
        </w:rPr>
        <w:t xml:space="preserve">Marsà, J.A.G., Agnolín, F.L., Angst, D. &amp; Buffetaut, E. (2025). </w:t>
      </w:r>
      <w:hyperlink r:id="rId37">
        <w:r>
          <w:rPr>
            <w:rStyle w:val="Hyperlink"/>
            <w:lang w:val="en-GB" w:eastAsia="en-US" w:bidi="ar-SA"/>
          </w:rPr>
          <w:t>Paleohistological Analysis of “Terror Birds” (Phorusrhacidae, Brontornithidae): Paleobiological Inferences</w:t>
        </w:r>
      </w:hyperlink>
      <w:r>
        <w:rPr>
          <w:lang w:val="en-GB" w:eastAsia="en-US" w:bidi="ar-SA"/>
        </w:rPr>
        <w:t xml:space="preserve">. </w:t>
      </w:r>
      <w:r>
        <w:rPr>
          <w:i/>
          <w:iCs/>
          <w:lang w:val="en-GB" w:eastAsia="en-US" w:bidi="ar-SA"/>
        </w:rPr>
        <w:t>Diversity</w:t>
      </w:r>
      <w:r>
        <w:rPr>
          <w:lang w:val="en-GB" w:eastAsia="en-US" w:bidi="ar-SA"/>
        </w:rPr>
        <w:t>, 17, 153.</w:t>
      </w:r>
      <w:bookmarkEnd w:id="70"/>
    </w:p>
    <w:p>
      <w:pPr>
        <w:pStyle w:val="Bibliography"/>
        <w:rPr>
          <w:lang w:val="en-GB" w:eastAsia="en-US" w:bidi="ar-SA"/>
        </w:rPr>
      </w:pPr>
      <w:bookmarkStart w:id="71" w:name="ref-marshall1990"/>
      <w:r>
        <w:rPr>
          <w:lang w:val="en-GB" w:eastAsia="en-US" w:bidi="ar-SA"/>
        </w:rPr>
        <w:t xml:space="preserve">Marshall, L.G. &amp; Cifelli, R.L. (1990). Analysis of changing diversity patterns in Cenozoic land mammal age faunas, South America. </w:t>
      </w:r>
      <w:r>
        <w:rPr>
          <w:i/>
          <w:iCs/>
          <w:lang w:val="en-GB" w:eastAsia="en-US" w:bidi="ar-SA"/>
        </w:rPr>
        <w:t>Palaeovertebrata</w:t>
      </w:r>
      <w:r>
        <w:rPr>
          <w:lang w:val="en-GB" w:eastAsia="en-US" w:bidi="ar-SA"/>
        </w:rPr>
        <w:t>, 19, 169–210.</w:t>
      </w:r>
      <w:bookmarkEnd w:id="71"/>
    </w:p>
    <w:p>
      <w:pPr>
        <w:pStyle w:val="Bibliography"/>
        <w:rPr/>
      </w:pPr>
      <w:bookmarkStart w:id="72" w:name="ref-marshall1982"/>
      <w:r>
        <w:rPr>
          <w:lang w:val="en-GB" w:eastAsia="en-US" w:bidi="ar-SA"/>
        </w:rPr>
        <w:t xml:space="preserve">Marshall, L.G., Webb, S.D., Sepkoski, J.J. &amp; Raup, D.M. (1982). </w:t>
      </w:r>
      <w:hyperlink r:id="rId38">
        <w:r>
          <w:rPr>
            <w:rStyle w:val="Hyperlink"/>
            <w:lang w:val="en-GB" w:eastAsia="en-US" w:bidi="ar-SA"/>
          </w:rPr>
          <w:t>Mammalian Evolution and the Great American Interchange</w:t>
        </w:r>
      </w:hyperlink>
      <w:r>
        <w:rPr>
          <w:lang w:val="en-GB" w:eastAsia="en-US" w:bidi="ar-SA"/>
        </w:rPr>
        <w:t xml:space="preserve">. </w:t>
      </w:r>
      <w:r>
        <w:rPr>
          <w:i/>
          <w:iCs/>
          <w:lang w:val="en-GB" w:eastAsia="en-US" w:bidi="ar-SA"/>
        </w:rPr>
        <w:t>Science</w:t>
      </w:r>
      <w:r>
        <w:rPr>
          <w:lang w:val="en-GB" w:eastAsia="en-US" w:bidi="ar-SA"/>
        </w:rPr>
        <w:t>, 215, 1351–1357.</w:t>
      </w:r>
      <w:bookmarkEnd w:id="72"/>
    </w:p>
    <w:p>
      <w:pPr>
        <w:pStyle w:val="Bibliography"/>
        <w:rPr/>
      </w:pPr>
      <w:bookmarkStart w:id="73" w:name="ref-montes2015"/>
      <w:r>
        <w:rPr>
          <w:lang w:val="en-GB" w:eastAsia="en-US" w:bidi="ar-SA"/>
        </w:rPr>
        <w:t xml:space="preserve">Montes, C., Cardona, A., Jaramillo, C., Pardo, A., Silva, J.C., Valencia, V., </w:t>
      </w:r>
      <w:r>
        <w:rPr>
          <w:i/>
          <w:iCs/>
          <w:lang w:val="en-GB" w:eastAsia="en-US" w:bidi="ar-SA"/>
        </w:rPr>
        <w:t>et al.</w:t>
      </w:r>
      <w:r>
        <w:rPr>
          <w:lang w:val="en-GB" w:eastAsia="en-US" w:bidi="ar-SA"/>
        </w:rPr>
        <w:t xml:space="preserve"> (2015). </w:t>
      </w:r>
      <w:hyperlink r:id="rId39">
        <w:r>
          <w:rPr>
            <w:rStyle w:val="Hyperlink"/>
            <w:lang w:val="en-GB" w:eastAsia="en-US" w:bidi="ar-SA"/>
          </w:rPr>
          <w:t>Middle Miocene closure of the Central American Seaway</w:t>
        </w:r>
      </w:hyperlink>
      <w:r>
        <w:rPr>
          <w:lang w:val="en-GB" w:eastAsia="en-US" w:bidi="ar-SA"/>
        </w:rPr>
        <w:t xml:space="preserve">. </w:t>
      </w:r>
      <w:r>
        <w:rPr>
          <w:i/>
          <w:iCs/>
          <w:lang w:val="en-GB" w:eastAsia="en-US" w:bidi="ar-SA"/>
        </w:rPr>
        <w:t>Science</w:t>
      </w:r>
      <w:r>
        <w:rPr>
          <w:lang w:val="en-GB" w:eastAsia="en-US" w:bidi="ar-SA"/>
        </w:rPr>
        <w:t>, 348, 226–229.</w:t>
      </w:r>
      <w:bookmarkEnd w:id="73"/>
    </w:p>
    <w:p>
      <w:pPr>
        <w:pStyle w:val="Bibliography"/>
        <w:rPr/>
      </w:pPr>
      <w:bookmarkStart w:id="74" w:name="ref-odea2016"/>
      <w:r>
        <w:rPr>
          <w:lang w:val="en-GB" w:eastAsia="en-US" w:bidi="ar-SA"/>
        </w:rPr>
        <w:t xml:space="preserve">O’Dea, A., Lessios, H.A., Coates, A.G., Eytan, R.I., Restrepo-Moreno, S.A., Cione, A.L., </w:t>
      </w:r>
      <w:r>
        <w:rPr>
          <w:i/>
          <w:iCs/>
          <w:lang w:val="en-GB" w:eastAsia="en-US" w:bidi="ar-SA"/>
        </w:rPr>
        <w:t>et al.</w:t>
      </w:r>
      <w:r>
        <w:rPr>
          <w:lang w:val="en-GB" w:eastAsia="en-US" w:bidi="ar-SA"/>
        </w:rPr>
        <w:t xml:space="preserve"> (2016). </w:t>
      </w:r>
      <w:hyperlink r:id="rId40">
        <w:r>
          <w:rPr>
            <w:rStyle w:val="Hyperlink"/>
            <w:lang w:val="en-GB" w:eastAsia="en-US" w:bidi="ar-SA"/>
          </w:rPr>
          <w:t>Formation of the Isthmus of Panama</w:t>
        </w:r>
      </w:hyperlink>
      <w:r>
        <w:rPr>
          <w:lang w:val="en-GB" w:eastAsia="en-US" w:bidi="ar-SA"/>
        </w:rPr>
        <w:t xml:space="preserve">. </w:t>
      </w:r>
      <w:r>
        <w:rPr>
          <w:i/>
          <w:iCs/>
          <w:lang w:val="en-GB" w:eastAsia="en-US" w:bidi="ar-SA"/>
        </w:rPr>
        <w:t>Science Advances</w:t>
      </w:r>
      <w:r>
        <w:rPr>
          <w:lang w:val="en-GB" w:eastAsia="en-US" w:bidi="ar-SA"/>
        </w:rPr>
        <w:t>, 2, e1600883.</w:t>
      </w:r>
      <w:bookmarkEnd w:id="74"/>
    </w:p>
    <w:p>
      <w:pPr>
        <w:pStyle w:val="Bibliography"/>
        <w:rPr/>
      </w:pPr>
      <w:bookmarkStart w:id="75" w:name="ref-pérez-escobar2019"/>
      <w:r>
        <w:rPr>
          <w:lang w:val="en-GB" w:eastAsia="en-US" w:bidi="ar-SA"/>
        </w:rPr>
        <w:t xml:space="preserve">Pérez-Escobar, O.A., Lucas, E., Jaramillo, C., Monro, A., Morris, S.K., Bogarín, D., </w:t>
      </w:r>
      <w:r>
        <w:rPr>
          <w:i/>
          <w:iCs/>
          <w:lang w:val="en-GB" w:eastAsia="en-US" w:bidi="ar-SA"/>
        </w:rPr>
        <w:t>et al.</w:t>
      </w:r>
      <w:r>
        <w:rPr>
          <w:lang w:val="en-GB" w:eastAsia="en-US" w:bidi="ar-SA"/>
        </w:rPr>
        <w:t xml:space="preserve"> (2019). </w:t>
      </w:r>
      <w:hyperlink r:id="rId41">
        <w:r>
          <w:rPr>
            <w:rStyle w:val="Hyperlink"/>
            <w:lang w:val="en-GB" w:eastAsia="en-US" w:bidi="ar-SA"/>
          </w:rPr>
          <w:t>The Origin and Diversification of the Hyperdiverse Flora in the Chocó Biogeographic Region</w:t>
        </w:r>
      </w:hyperlink>
      <w:r>
        <w:rPr>
          <w:lang w:val="en-GB" w:eastAsia="en-US" w:bidi="ar-SA"/>
        </w:rPr>
        <w:t xml:space="preserve">. </w:t>
      </w:r>
      <w:r>
        <w:rPr>
          <w:i/>
          <w:iCs/>
          <w:lang w:val="en-GB" w:eastAsia="en-US" w:bidi="ar-SA"/>
        </w:rPr>
        <w:t>Frontiers in Plant Science</w:t>
      </w:r>
      <w:r>
        <w:rPr>
          <w:lang w:val="en-GB" w:eastAsia="en-US" w:bidi="ar-SA"/>
        </w:rPr>
        <w:t>, 10.</w:t>
      </w:r>
      <w:bookmarkEnd w:id="75"/>
    </w:p>
    <w:p>
      <w:pPr>
        <w:pStyle w:val="Bibliography"/>
        <w:rPr/>
      </w:pPr>
      <w:bookmarkStart w:id="76" w:name="ref-pilowsky2022"/>
      <w:r>
        <w:rPr>
          <w:lang w:val="en-GB" w:eastAsia="en-US" w:bidi="ar-SA"/>
        </w:rPr>
        <w:t xml:space="preserve">Pilowsky, J.A., Colwell, R.K., Rahbek, C. &amp; Fordham, D.A. (2022). </w:t>
      </w:r>
      <w:hyperlink r:id="rId42">
        <w:r>
          <w:rPr>
            <w:rStyle w:val="Hyperlink"/>
            <w:lang w:val="en-GB" w:eastAsia="en-US" w:bidi="ar-SA"/>
          </w:rPr>
          <w:t>Process-explicit models reveal the structure and dynamics of biodiversity patterns</w:t>
        </w:r>
      </w:hyperlink>
      <w:r>
        <w:rPr>
          <w:lang w:val="en-GB" w:eastAsia="en-US" w:bidi="ar-SA"/>
        </w:rPr>
        <w:t xml:space="preserve">. </w:t>
      </w:r>
      <w:r>
        <w:rPr>
          <w:i/>
          <w:iCs/>
          <w:lang w:val="en-GB" w:eastAsia="en-US" w:bidi="ar-SA"/>
        </w:rPr>
        <w:t>Science Advances</w:t>
      </w:r>
      <w:r>
        <w:rPr>
          <w:lang w:val="en-GB" w:eastAsia="en-US" w:bidi="ar-SA"/>
        </w:rPr>
        <w:t>, 8, eabj2271.</w:t>
      </w:r>
      <w:bookmarkEnd w:id="76"/>
    </w:p>
    <w:p>
      <w:pPr>
        <w:pStyle w:val="Bibliography"/>
        <w:rPr/>
      </w:pPr>
      <w:bookmarkStart w:id="77" w:name="ref-prevosti2013"/>
      <w:r>
        <w:rPr>
          <w:lang w:val="en-GB" w:eastAsia="en-US" w:bidi="ar-SA"/>
        </w:rPr>
        <w:t xml:space="preserve">Prevosti, F.J., Forasiepi, A. &amp; Zimicz, N. (2013). </w:t>
      </w:r>
      <w:hyperlink r:id="rId43">
        <w:r>
          <w:rPr>
            <w:rStyle w:val="Hyperlink"/>
            <w:lang w:val="en-GB" w:eastAsia="en-US" w:bidi="ar-SA"/>
          </w:rPr>
          <w:t>The Evolution of the Cenozoic Terrestrial Mammalian Predator Guild in South America: Competition or Replacement?</w:t>
        </w:r>
      </w:hyperlink>
      <w:r>
        <w:rPr>
          <w:lang w:val="en-GB" w:eastAsia="en-US" w:bidi="ar-SA"/>
        </w:rPr>
        <w:t xml:space="preserve"> </w:t>
      </w:r>
      <w:r>
        <w:rPr>
          <w:i/>
          <w:iCs/>
          <w:lang w:val="en-GB" w:eastAsia="en-US" w:bidi="ar-SA"/>
        </w:rPr>
        <w:t>Journal of Mammalian Evolution</w:t>
      </w:r>
      <w:r>
        <w:rPr>
          <w:lang w:val="en-GB" w:eastAsia="en-US" w:bidi="ar-SA"/>
        </w:rPr>
        <w:t>, 20, 3–21.</w:t>
      </w:r>
      <w:bookmarkEnd w:id="77"/>
    </w:p>
    <w:p>
      <w:pPr>
        <w:pStyle w:val="Bibliography"/>
        <w:rPr/>
      </w:pPr>
      <w:bookmarkStart w:id="78" w:name="ref-raven2020"/>
      <w:r>
        <w:rPr>
          <w:lang w:val="en-GB" w:eastAsia="en-US" w:bidi="ar-SA"/>
        </w:rPr>
        <w:t xml:space="preserve">Raven, P.H., Gereau, R.E., Phillipson, P.B., Chatelain, C., Jenkins, C.N. &amp; Ulloa Ulloa, C. (2020). </w:t>
      </w:r>
      <w:hyperlink r:id="rId44">
        <w:r>
          <w:rPr>
            <w:rStyle w:val="Hyperlink"/>
            <w:lang w:val="en-GB" w:eastAsia="en-US" w:bidi="ar-SA"/>
          </w:rPr>
          <w:t>The distribution of biodiversity richness in the tropics</w:t>
        </w:r>
      </w:hyperlink>
      <w:r>
        <w:rPr>
          <w:lang w:val="en-GB" w:eastAsia="en-US" w:bidi="ar-SA"/>
        </w:rPr>
        <w:t xml:space="preserve">. </w:t>
      </w:r>
      <w:r>
        <w:rPr>
          <w:i/>
          <w:iCs/>
          <w:lang w:val="en-GB" w:eastAsia="en-US" w:bidi="ar-SA"/>
        </w:rPr>
        <w:t>Science Advances</w:t>
      </w:r>
      <w:r>
        <w:rPr>
          <w:lang w:val="en-GB" w:eastAsia="en-US" w:bidi="ar-SA"/>
        </w:rPr>
        <w:t>, 6, eabc6228.</w:t>
      </w:r>
      <w:bookmarkEnd w:id="78"/>
    </w:p>
    <w:p>
      <w:pPr>
        <w:pStyle w:val="Bibliography"/>
        <w:rPr>
          <w:lang w:val="en-GB" w:eastAsia="en-US" w:bidi="ar-SA"/>
        </w:rPr>
      </w:pPr>
      <w:bookmarkStart w:id="79" w:name="ref-simpson1980"/>
      <w:r>
        <w:rPr>
          <w:lang w:val="en-GB" w:eastAsia="en-US" w:bidi="ar-SA"/>
        </w:rPr>
        <w:t xml:space="preserve">Simpson, G.G. (1980). </w:t>
      </w:r>
      <w:r>
        <w:rPr>
          <w:i/>
          <w:iCs/>
          <w:lang w:val="en-GB" w:eastAsia="en-US" w:bidi="ar-SA"/>
        </w:rPr>
        <w:t>Splendid isolation : The Curious History of South American Mammals</w:t>
      </w:r>
      <w:r>
        <w:rPr>
          <w:lang w:val="en-GB" w:eastAsia="en-US" w:bidi="ar-SA"/>
        </w:rPr>
        <w:t>. Yale University Press, New Haven.</w:t>
      </w:r>
      <w:bookmarkEnd w:id="79"/>
    </w:p>
    <w:p>
      <w:pPr>
        <w:pStyle w:val="Bibliography"/>
        <w:rPr/>
      </w:pPr>
      <w:bookmarkStart w:id="80" w:name="ref-skeels2023"/>
      <w:r>
        <w:rPr>
          <w:lang w:val="en-GB" w:eastAsia="en-US" w:bidi="ar-SA"/>
        </w:rPr>
        <w:t xml:space="preserve">Skeels, A., Bach, W., Hagen, O., Jetz, W. &amp; Pellissier, L. (2023a). </w:t>
      </w:r>
      <w:hyperlink r:id="rId45">
        <w:r>
          <w:rPr>
            <w:rStyle w:val="Hyperlink"/>
            <w:lang w:val="en-GB" w:eastAsia="en-US" w:bidi="ar-SA"/>
          </w:rPr>
          <w:t>Temperature-Dependent Evolutionary Speed Shapes the Evolution of Biodiversity Patterns Across Tetrapod Radiations</w:t>
        </w:r>
      </w:hyperlink>
      <w:r>
        <w:rPr>
          <w:lang w:val="en-GB" w:eastAsia="en-US" w:bidi="ar-SA"/>
        </w:rPr>
        <w:t xml:space="preserve">. </w:t>
      </w:r>
      <w:r>
        <w:rPr>
          <w:i/>
          <w:iCs/>
          <w:lang w:val="en-GB" w:eastAsia="en-US" w:bidi="ar-SA"/>
        </w:rPr>
        <w:t>Systematic Biology</w:t>
      </w:r>
      <w:r>
        <w:rPr>
          <w:lang w:val="en-GB" w:eastAsia="en-US" w:bidi="ar-SA"/>
        </w:rPr>
        <w:t>, 72, 341–356.</w:t>
      </w:r>
      <w:bookmarkEnd w:id="80"/>
    </w:p>
    <w:p>
      <w:pPr>
        <w:pStyle w:val="Bibliography"/>
        <w:rPr/>
      </w:pPr>
      <w:bookmarkStart w:id="81" w:name="ref-skeels2023b"/>
      <w:r>
        <w:rPr>
          <w:lang w:val="en-GB" w:eastAsia="en-US" w:bidi="ar-SA"/>
        </w:rPr>
        <w:t xml:space="preserve">Skeels, A., Boschman, L.M., McFadden, I.R., Joyce, E.M., Hagen, O., Jiménez Robles, O., </w:t>
      </w:r>
      <w:r>
        <w:rPr>
          <w:i/>
          <w:iCs/>
          <w:lang w:val="en-GB" w:eastAsia="en-US" w:bidi="ar-SA"/>
        </w:rPr>
        <w:t>et al.</w:t>
      </w:r>
      <w:r>
        <w:rPr>
          <w:lang w:val="en-GB" w:eastAsia="en-US" w:bidi="ar-SA"/>
        </w:rPr>
        <w:t xml:space="preserve"> (2023b). </w:t>
      </w:r>
      <w:hyperlink r:id="rId46">
        <w:r>
          <w:rPr>
            <w:rStyle w:val="Hyperlink"/>
            <w:lang w:val="en-GB" w:eastAsia="en-US" w:bidi="ar-SA"/>
          </w:rPr>
          <w:t>Paleoenvironments shaped the exchange of terrestrial vertebrates across Wallace’s Line</w:t>
        </w:r>
      </w:hyperlink>
      <w:r>
        <w:rPr>
          <w:lang w:val="en-GB" w:eastAsia="en-US" w:bidi="ar-SA"/>
        </w:rPr>
        <w:t xml:space="preserve">. </w:t>
      </w:r>
      <w:r>
        <w:rPr>
          <w:i/>
          <w:iCs/>
          <w:lang w:val="en-GB" w:eastAsia="en-US" w:bidi="ar-SA"/>
        </w:rPr>
        <w:t>Science</w:t>
      </w:r>
      <w:r>
        <w:rPr>
          <w:lang w:val="en-GB" w:eastAsia="en-US" w:bidi="ar-SA"/>
        </w:rPr>
        <w:t>, 381, 86–92.</w:t>
      </w:r>
      <w:bookmarkEnd w:id="81"/>
    </w:p>
    <w:p>
      <w:pPr>
        <w:pStyle w:val="Bibliography"/>
        <w:rPr/>
      </w:pPr>
      <w:bookmarkStart w:id="82" w:name="ref-smith2012"/>
      <w:r>
        <w:rPr>
          <w:lang w:val="en-GB" w:eastAsia="en-US" w:bidi="ar-SA"/>
        </w:rPr>
        <w:t xml:space="preserve">Smith, B.T., Bryson Jr., R.W., Houston, D.D. &amp; Klicka, J. (2012). </w:t>
      </w:r>
      <w:hyperlink r:id="rId47">
        <w:r>
          <w:rPr>
            <w:rStyle w:val="Hyperlink"/>
            <w:lang w:val="en-GB" w:eastAsia="en-US" w:bidi="ar-SA"/>
          </w:rPr>
          <w:t>An asymmetry in niche conservatism contributes to the latitudinal species diversity gradient in New World vertebrates</w:t>
        </w:r>
      </w:hyperlink>
      <w:r>
        <w:rPr>
          <w:lang w:val="en-GB" w:eastAsia="en-US" w:bidi="ar-SA"/>
        </w:rPr>
        <w:t xml:space="preserve">. </w:t>
      </w:r>
      <w:r>
        <w:rPr>
          <w:i/>
          <w:iCs/>
          <w:lang w:val="en-GB" w:eastAsia="en-US" w:bidi="ar-SA"/>
        </w:rPr>
        <w:t>Ecology Letters</w:t>
      </w:r>
      <w:r>
        <w:rPr>
          <w:lang w:val="en-GB" w:eastAsia="en-US" w:bidi="ar-SA"/>
        </w:rPr>
        <w:t>, 15, 1318–1325.</w:t>
      </w:r>
      <w:bookmarkEnd w:id="82"/>
    </w:p>
    <w:p>
      <w:pPr>
        <w:pStyle w:val="Bibliography"/>
        <w:rPr/>
      </w:pPr>
      <w:bookmarkStart w:id="83" w:name="ref-smith2010"/>
      <w:r>
        <w:rPr>
          <w:lang w:val="en-GB" w:eastAsia="en-US" w:bidi="ar-SA"/>
        </w:rPr>
        <w:t xml:space="preserve">Smith, B.T. &amp; Klicka, J. (2010). </w:t>
      </w:r>
      <w:hyperlink r:id="rId48">
        <w:r>
          <w:rPr>
            <w:rStyle w:val="Hyperlink"/>
            <w:lang w:val="en-GB" w:eastAsia="en-US" w:bidi="ar-SA"/>
          </w:rPr>
          <w:t>The profound influence of the Late Pliocene Panamanian uplift on the exchange, diversification, and distribution of New World birds</w:t>
        </w:r>
      </w:hyperlink>
      <w:r>
        <w:rPr>
          <w:lang w:val="en-GB" w:eastAsia="en-US" w:bidi="ar-SA"/>
        </w:rPr>
        <w:t xml:space="preserve">. </w:t>
      </w:r>
      <w:r>
        <w:rPr>
          <w:i/>
          <w:iCs/>
          <w:lang w:val="en-GB" w:eastAsia="en-US" w:bidi="ar-SA"/>
        </w:rPr>
        <w:t>Ecography</w:t>
      </w:r>
      <w:r>
        <w:rPr>
          <w:lang w:val="en-GB" w:eastAsia="en-US" w:bidi="ar-SA"/>
        </w:rPr>
        <w:t>, 33, 333–342.</w:t>
      </w:r>
      <w:bookmarkEnd w:id="83"/>
    </w:p>
    <w:p>
      <w:pPr>
        <w:pStyle w:val="Bibliography"/>
        <w:rPr/>
      </w:pPr>
      <w:bookmarkStart w:id="84" w:name="ref-stehli_great_1985"/>
      <w:r>
        <w:rPr>
          <w:lang w:val="en-GB" w:eastAsia="en-US" w:bidi="ar-SA"/>
        </w:rPr>
        <w:t xml:space="preserve">Stehli, F.G. &amp; Webb, S.D. (Eds.). (1985). </w:t>
      </w:r>
      <w:hyperlink r:id="rId49">
        <w:r>
          <w:rPr>
            <w:rStyle w:val="Hyperlink"/>
            <w:i/>
            <w:iCs/>
            <w:lang w:val="en-GB" w:eastAsia="en-US" w:bidi="ar-SA"/>
          </w:rPr>
          <w:t>The Great American Biotic Interchange</w:t>
        </w:r>
      </w:hyperlink>
      <w:r>
        <w:rPr>
          <w:lang w:val="en-GB" w:eastAsia="en-US" w:bidi="ar-SA"/>
        </w:rPr>
        <w:t>. Topics in geobiology. Plenum Press. Springer US, Boston, MA.</w:t>
      </w:r>
      <w:bookmarkEnd w:id="84"/>
    </w:p>
    <w:p>
      <w:pPr>
        <w:pStyle w:val="Bibliography"/>
        <w:rPr/>
      </w:pPr>
      <w:bookmarkStart w:id="85" w:name="ref-tarquini2022"/>
      <w:r>
        <w:rPr>
          <w:lang w:val="en-GB" w:eastAsia="en-US" w:bidi="ar-SA"/>
        </w:rPr>
        <w:t xml:space="preserve">Tarquini, S.D., Ladevèze, S. &amp; Prevosti, F.J. (2022). </w:t>
      </w:r>
      <w:hyperlink r:id="rId50">
        <w:r>
          <w:rPr>
            <w:rStyle w:val="Hyperlink"/>
            <w:lang w:val="en-GB" w:eastAsia="en-US" w:bidi="ar-SA"/>
          </w:rPr>
          <w:t>The multicausal twilight of South American native mammalian predators (Metatheria, Sparassodonta)</w:t>
        </w:r>
      </w:hyperlink>
      <w:r>
        <w:rPr>
          <w:lang w:val="en-GB" w:eastAsia="en-US" w:bidi="ar-SA"/>
        </w:rPr>
        <w:t xml:space="preserve">. </w:t>
      </w:r>
      <w:r>
        <w:rPr>
          <w:i/>
          <w:iCs/>
          <w:lang w:val="en-GB" w:eastAsia="en-US" w:bidi="ar-SA"/>
        </w:rPr>
        <w:t>Scientific Reports</w:t>
      </w:r>
      <w:r>
        <w:rPr>
          <w:lang w:val="en-GB" w:eastAsia="en-US" w:bidi="ar-SA"/>
        </w:rPr>
        <w:t>, 12, 1224.</w:t>
      </w:r>
      <w:bookmarkEnd w:id="85"/>
    </w:p>
    <w:p>
      <w:pPr>
        <w:pStyle w:val="Bibliography"/>
        <w:rPr/>
      </w:pPr>
      <w:bookmarkStart w:id="86" w:name="ref-tedford2004"/>
      <w:r>
        <w:rPr>
          <w:lang w:val="en-GB" w:eastAsia="en-US" w:bidi="ar-SA"/>
        </w:rPr>
        <w:t xml:space="preserve">Tedford, R.H., Albright, L.B., Barnosky, A.D., Ferrusquia-Villafranca, I., Hunt, R.M., Storer, J.E., </w:t>
      </w:r>
      <w:r>
        <w:rPr>
          <w:i/>
          <w:iCs/>
          <w:lang w:val="en-GB" w:eastAsia="en-US" w:bidi="ar-SA"/>
        </w:rPr>
        <w:t>et al.</w:t>
      </w:r>
      <w:r>
        <w:rPr>
          <w:lang w:val="en-GB" w:eastAsia="en-US" w:bidi="ar-SA"/>
        </w:rPr>
        <w:t xml:space="preserve"> (2004). </w:t>
      </w:r>
      <w:hyperlink r:id="rId51">
        <w:r>
          <w:rPr>
            <w:rStyle w:val="Hyperlink"/>
            <w:lang w:val="en-GB" w:eastAsia="en-US" w:bidi="ar-SA"/>
          </w:rPr>
          <w:t>6. Mammalian Biochronology of the Arikareean Through Hemphillian Interval (Late Oligocene Through Early Pliocene Epochs)</w:t>
        </w:r>
      </w:hyperlink>
      <w:r>
        <w:rPr>
          <w:lang w:val="en-GB" w:eastAsia="en-US" w:bidi="ar-SA"/>
        </w:rPr>
        <w:t>. In: (ed. Woodburne, M.O.). Columbia University Press, pp. 169–231.</w:t>
      </w:r>
      <w:bookmarkEnd w:id="86"/>
    </w:p>
    <w:p>
      <w:pPr>
        <w:pStyle w:val="Bibliography"/>
        <w:rPr/>
      </w:pPr>
      <w:bookmarkStart w:id="87" w:name="ref-ugarte2025"/>
      <w:r>
        <w:rPr>
          <w:lang w:val="en-GB" w:eastAsia="en-US" w:bidi="ar-SA"/>
        </w:rPr>
        <w:t xml:space="preserve">Ugarte, P.D. de S., Nascimento, J.C.S. &amp; Pires, M.M. (2025). </w:t>
      </w:r>
      <w:hyperlink r:id="rId52">
        <w:r>
          <w:rPr>
            <w:rStyle w:val="Hyperlink"/>
            <w:lang w:val="en-GB" w:eastAsia="en-US" w:bidi="ar-SA"/>
          </w:rPr>
          <w:t>Spatiotemporal variability in the South American mammalian fossil record and its impact on macroevolutionary inference</w:t>
        </w:r>
      </w:hyperlink>
      <w:r>
        <w:rPr>
          <w:lang w:val="en-GB" w:eastAsia="en-US" w:bidi="ar-SA"/>
        </w:rPr>
        <w:t xml:space="preserve">. </w:t>
      </w:r>
      <w:r>
        <w:rPr>
          <w:i/>
          <w:iCs/>
          <w:lang w:val="en-GB" w:eastAsia="en-US" w:bidi="ar-SA"/>
        </w:rPr>
        <w:t>Frontiers in Mammal Science</w:t>
      </w:r>
      <w:r>
        <w:rPr>
          <w:lang w:val="en-GB" w:eastAsia="en-US" w:bidi="ar-SA"/>
        </w:rPr>
        <w:t>, 3.</w:t>
      </w:r>
      <w:bookmarkEnd w:id="87"/>
    </w:p>
    <w:p>
      <w:pPr>
        <w:pStyle w:val="Bibliography"/>
        <w:rPr/>
      </w:pPr>
      <w:bookmarkStart w:id="88" w:name="ref-verzi2008"/>
      <w:r>
        <w:rPr>
          <w:lang w:val="en-GB" w:eastAsia="en-US" w:bidi="ar-SA"/>
        </w:rPr>
        <w:t xml:space="preserve">Verzi, D.H., Montalvo, C.I. &amp; Deschamps, C.M. (2008). </w:t>
      </w:r>
      <w:hyperlink r:id="rId53">
        <w:r>
          <w:rPr>
            <w:rStyle w:val="Hyperlink"/>
            <w:lang w:val="en-GB" w:eastAsia="en-US" w:bidi="ar-SA"/>
          </w:rPr>
          <w:t>Biostratigraphy and biochronology of the Late Miocene of central Argentina: Evidence from rodents and taphonomy</w:t>
        </w:r>
      </w:hyperlink>
      <w:r>
        <w:rPr>
          <w:lang w:val="en-GB" w:eastAsia="en-US" w:bidi="ar-SA"/>
        </w:rPr>
        <w:t xml:space="preserve">. </w:t>
      </w:r>
      <w:r>
        <w:rPr>
          <w:i/>
          <w:iCs/>
          <w:lang w:val="en-GB" w:eastAsia="en-US" w:bidi="ar-SA"/>
        </w:rPr>
        <w:t>Geobios</w:t>
      </w:r>
      <w:r>
        <w:rPr>
          <w:lang w:val="en-GB" w:eastAsia="en-US" w:bidi="ar-SA"/>
        </w:rPr>
        <w:t>, Taphonomy, the understanding of fossilization processes in paleontology and archeology, 41, 145–155.</w:t>
      </w:r>
      <w:bookmarkEnd w:id="88"/>
    </w:p>
    <w:p>
      <w:pPr>
        <w:pStyle w:val="Bibliography"/>
        <w:rPr/>
      </w:pPr>
      <w:bookmarkStart w:id="89" w:name="ref-vrba1992"/>
      <w:r>
        <w:rPr>
          <w:lang w:val="en-GB" w:eastAsia="en-US" w:bidi="ar-SA"/>
        </w:rPr>
        <w:t xml:space="preserve">Vrba, E.S. (1992). </w:t>
      </w:r>
      <w:hyperlink r:id="rId54">
        <w:r>
          <w:rPr>
            <w:rStyle w:val="Hyperlink"/>
            <w:lang w:val="en-GB" w:eastAsia="en-US" w:bidi="ar-SA"/>
          </w:rPr>
          <w:t>Mammals as a Key to Evolutionary Theory</w:t>
        </w:r>
      </w:hyperlink>
      <w:r>
        <w:rPr>
          <w:lang w:val="en-GB" w:eastAsia="en-US" w:bidi="ar-SA"/>
        </w:rPr>
        <w:t xml:space="preserve">. </w:t>
      </w:r>
      <w:r>
        <w:rPr>
          <w:i/>
          <w:iCs/>
          <w:lang w:val="en-GB" w:eastAsia="en-US" w:bidi="ar-SA"/>
        </w:rPr>
        <w:t>Journal of Mammalogy</w:t>
      </w:r>
      <w:r>
        <w:rPr>
          <w:lang w:val="en-GB" w:eastAsia="en-US" w:bidi="ar-SA"/>
        </w:rPr>
        <w:t>, 73, 1–28.</w:t>
      </w:r>
      <w:bookmarkEnd w:id="89"/>
    </w:p>
    <w:p>
      <w:pPr>
        <w:pStyle w:val="Bibliography"/>
        <w:rPr>
          <w:lang w:val="en-GB" w:eastAsia="en-US" w:bidi="ar-SA"/>
        </w:rPr>
      </w:pPr>
      <w:bookmarkStart w:id="90" w:name="ref-wallace1878"/>
      <w:r>
        <w:rPr>
          <w:lang w:val="en-GB" w:eastAsia="en-US" w:bidi="ar-SA"/>
        </w:rPr>
        <w:t xml:space="preserve">Wallace, A.R. (1878). </w:t>
      </w:r>
      <w:r>
        <w:rPr>
          <w:i/>
          <w:iCs/>
          <w:lang w:val="en-GB" w:eastAsia="en-US" w:bidi="ar-SA"/>
        </w:rPr>
        <w:t>Tropical Nature, and Other Essays</w:t>
      </w:r>
      <w:r>
        <w:rPr>
          <w:lang w:val="en-GB" w:eastAsia="en-US" w:bidi="ar-SA"/>
        </w:rPr>
        <w:t>. Macmillan; Company.</w:t>
      </w:r>
      <w:bookmarkEnd w:id="90"/>
    </w:p>
    <w:p>
      <w:pPr>
        <w:pStyle w:val="Bibliography"/>
        <w:rPr/>
      </w:pPr>
      <w:bookmarkStart w:id="91" w:name="ref-webb1976"/>
      <w:r>
        <w:rPr>
          <w:lang w:val="en-GB" w:eastAsia="en-US" w:bidi="ar-SA"/>
        </w:rPr>
        <w:t xml:space="preserve">Webb, S.D. (1976). </w:t>
      </w:r>
      <w:hyperlink r:id="rId55">
        <w:r>
          <w:rPr>
            <w:rStyle w:val="Hyperlink"/>
            <w:lang w:val="en-GB" w:eastAsia="en-US" w:bidi="ar-SA"/>
          </w:rPr>
          <w:t>Mammalian Faunal Dynamics of the Great American Interchange</w:t>
        </w:r>
      </w:hyperlink>
      <w:r>
        <w:rPr>
          <w:lang w:val="en-GB" w:eastAsia="en-US" w:bidi="ar-SA"/>
        </w:rPr>
        <w:t xml:space="preserve">. </w:t>
      </w:r>
      <w:r>
        <w:rPr>
          <w:i/>
          <w:iCs/>
          <w:lang w:val="en-GB" w:eastAsia="en-US" w:bidi="ar-SA"/>
        </w:rPr>
        <w:t>Paleobiology</w:t>
      </w:r>
      <w:r>
        <w:rPr>
          <w:lang w:val="en-GB" w:eastAsia="en-US" w:bidi="ar-SA"/>
        </w:rPr>
        <w:t>, 2, 220–234.</w:t>
      </w:r>
      <w:bookmarkEnd w:id="91"/>
    </w:p>
    <w:p>
      <w:pPr>
        <w:pStyle w:val="Bibliography"/>
        <w:rPr/>
      </w:pPr>
      <w:bookmarkStart w:id="92" w:name="ref-webb1991"/>
      <w:r>
        <w:rPr>
          <w:lang w:val="en-GB" w:eastAsia="en-US" w:bidi="ar-SA"/>
        </w:rPr>
        <w:t xml:space="preserve">Webb, S.D. (1991). </w:t>
      </w:r>
      <w:hyperlink r:id="rId56">
        <w:r>
          <w:rPr>
            <w:rStyle w:val="Hyperlink"/>
            <w:lang w:val="en-GB" w:eastAsia="en-US" w:bidi="ar-SA"/>
          </w:rPr>
          <w:t>Ecogeography and the Great American Interchange</w:t>
        </w:r>
      </w:hyperlink>
      <w:r>
        <w:rPr>
          <w:lang w:val="en-GB" w:eastAsia="en-US" w:bidi="ar-SA"/>
        </w:rPr>
        <w:t xml:space="preserve">. </w:t>
      </w:r>
      <w:r>
        <w:rPr>
          <w:i/>
          <w:iCs/>
          <w:lang w:val="en-GB" w:eastAsia="en-US" w:bidi="ar-SA"/>
        </w:rPr>
        <w:t>Paleobiology</w:t>
      </w:r>
      <w:r>
        <w:rPr>
          <w:lang w:val="en-GB" w:eastAsia="en-US" w:bidi="ar-SA"/>
        </w:rPr>
        <w:t>, 17, 266–280.</w:t>
      </w:r>
      <w:bookmarkEnd w:id="92"/>
    </w:p>
    <w:p>
      <w:pPr>
        <w:pStyle w:val="Bibliography"/>
        <w:rPr/>
      </w:pPr>
      <w:bookmarkStart w:id="93" w:name="ref-weir2009"/>
      <w:r>
        <w:rPr>
          <w:lang w:val="en-GB" w:eastAsia="en-US" w:bidi="ar-SA"/>
        </w:rPr>
        <w:t xml:space="preserve">Weir, J.T., Bermingham, E. &amp; Schluter, D. (2009). </w:t>
      </w:r>
      <w:hyperlink r:id="rId57">
        <w:r>
          <w:rPr>
            <w:rStyle w:val="Hyperlink"/>
            <w:lang w:val="en-GB" w:eastAsia="en-US" w:bidi="ar-SA"/>
          </w:rPr>
          <w:t>The Great American Biotic Interchange in birds</w:t>
        </w:r>
      </w:hyperlink>
      <w:r>
        <w:rPr>
          <w:lang w:val="en-GB" w:eastAsia="en-US" w:bidi="ar-SA"/>
        </w:rPr>
        <w:t xml:space="preserve">. </w:t>
      </w:r>
      <w:r>
        <w:rPr>
          <w:i/>
          <w:iCs/>
          <w:lang w:val="en-GB" w:eastAsia="en-US" w:bidi="ar-SA"/>
        </w:rPr>
        <w:t>Proceedings of the National Academy of Sciences</w:t>
      </w:r>
      <w:r>
        <w:rPr>
          <w:lang w:val="en-GB" w:eastAsia="en-US" w:bidi="ar-SA"/>
        </w:rPr>
        <w:t>, 106, 21737–21742.</w:t>
      </w:r>
      <w:bookmarkEnd w:id="93"/>
    </w:p>
    <w:p>
      <w:pPr>
        <w:pStyle w:val="Bibliography"/>
        <w:rPr/>
      </w:pPr>
      <w:bookmarkStart w:id="94" w:name="ref-wiens2004"/>
      <w:r>
        <w:rPr>
          <w:lang w:val="en-GB" w:eastAsia="en-US" w:bidi="ar-SA"/>
        </w:rPr>
        <w:t xml:space="preserve">Wiens, J.J. &amp; Donoghue, M.J. (2004). </w:t>
      </w:r>
      <w:hyperlink r:id="rId58">
        <w:r>
          <w:rPr>
            <w:rStyle w:val="Hyperlink"/>
            <w:lang w:val="en-GB" w:eastAsia="en-US" w:bidi="ar-SA"/>
          </w:rPr>
          <w:t>Historical biogeography, ecology and species richness</w:t>
        </w:r>
      </w:hyperlink>
      <w:r>
        <w:rPr>
          <w:lang w:val="en-GB" w:eastAsia="en-US" w:bidi="ar-SA"/>
        </w:rPr>
        <w:t xml:space="preserve">. </w:t>
      </w:r>
      <w:r>
        <w:rPr>
          <w:i/>
          <w:iCs/>
          <w:lang w:val="en-GB" w:eastAsia="en-US" w:bidi="ar-SA"/>
        </w:rPr>
        <w:t>Trends in Ecology &amp; Evolution</w:t>
      </w:r>
      <w:r>
        <w:rPr>
          <w:lang w:val="en-GB" w:eastAsia="en-US" w:bidi="ar-SA"/>
        </w:rPr>
        <w:t>, 19, 639–644.</w:t>
      </w:r>
      <w:bookmarkEnd w:id="94"/>
    </w:p>
    <w:p>
      <w:pPr>
        <w:pStyle w:val="Bibliography"/>
        <w:spacing w:before="0" w:after="200"/>
        <w:rPr/>
      </w:pPr>
      <w:bookmarkStart w:id="95" w:name="ref-woodburne2010"/>
      <w:r>
        <w:rPr>
          <w:lang w:val="en-GB" w:eastAsia="en-US" w:bidi="ar-SA"/>
        </w:rPr>
        <w:t xml:space="preserve">Woodburne, M.O. (2010). </w:t>
      </w:r>
      <w:hyperlink r:id="rId59">
        <w:r>
          <w:rPr>
            <w:rStyle w:val="Hyperlink"/>
            <w:lang w:val="en-GB" w:eastAsia="en-US" w:bidi="ar-SA"/>
          </w:rPr>
          <w:t>The Great American Biotic Interchange: Dispersals, Tectonics, Climate, Sea Level and Holding Pens</w:t>
        </w:r>
      </w:hyperlink>
      <w:r>
        <w:rPr>
          <w:lang w:val="en-GB" w:eastAsia="en-US" w:bidi="ar-SA"/>
        </w:rPr>
        <w:t xml:space="preserve">. </w:t>
      </w:r>
      <w:r>
        <w:rPr>
          <w:i/>
          <w:iCs/>
          <w:lang w:val="en-GB" w:eastAsia="en-US" w:bidi="ar-SA"/>
        </w:rPr>
        <w:t>Journal of Mammalian Evolution</w:t>
      </w:r>
      <w:r>
        <w:rPr>
          <w:lang w:val="en-GB" w:eastAsia="en-US" w:bidi="ar-SA"/>
        </w:rPr>
        <w:t>, 17, 245–264.</w:t>
      </w:r>
      <w:bookmarkEnd w:id="37"/>
      <w:bookmarkEnd w:id="38"/>
      <w:bookmarkEnd w:id="95"/>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116070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i.org/10.1130/G37624.1"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11/geb.13683" TargetMode="External"/><Relationship Id="rId11" Type="http://schemas.openxmlformats.org/officeDocument/2006/relationships/hyperlink" Target="https://doi.org/10.1038/sdata.2018.214" TargetMode="External"/><Relationship Id="rId12" Type="http://schemas.openxmlformats.org/officeDocument/2006/relationships/hyperlink" Target="https://doi.org/10.1126/science.adu0704" TargetMode="External"/><Relationship Id="rId13" Type="http://schemas.openxmlformats.org/officeDocument/2006/relationships/hyperlink" Target="https://doi.org/10.1038/s41559-023-02220-8" TargetMode="External"/><Relationship Id="rId14" Type="http://schemas.openxmlformats.org/officeDocument/2006/relationships/hyperlink" Target="https://doi.org/10.1029/2025GC012288" TargetMode="External"/><Relationship Id="rId15" Type="http://schemas.openxmlformats.org/officeDocument/2006/relationships/hyperlink" Target="https://doi.org/10.1073/pnas.2009397117" TargetMode="External"/><Relationship Id="rId16" Type="http://schemas.openxmlformats.org/officeDocument/2006/relationships/hyperlink" Target="https://doi.org/10.3389/fgene.2014.00451" TargetMode="External"/><Relationship Id="rId17" Type="http://schemas.openxmlformats.org/officeDocument/2006/relationships/hyperlink" Target="https://doi.org/10.1525/california/9780520268685.003.0018" TargetMode="External"/><Relationship Id="rId18" Type="http://schemas.openxmlformats.org/officeDocument/2006/relationships/hyperlink" Target="https://link.springer.com/10.1007/978-94-017-9792-4" TargetMode="External"/><Relationship Id="rId19" Type="http://schemas.openxmlformats.org/officeDocument/2006/relationships/hyperlink" Target="https://doi.org/10.1111/j.1600-0587.2010.06327.x" TargetMode="External"/><Relationship Id="rId20" Type="http://schemas.openxmlformats.org/officeDocument/2006/relationships/hyperlink" Target="https://doi.org/10.1146/annurev-earth-072619-060126" TargetMode="External"/><Relationship Id="rId21" Type="http://schemas.openxmlformats.org/officeDocument/2006/relationships/hyperlink" Target="https://doi.org/10.1038/s41598-020-58575-6" TargetMode="External"/><Relationship Id="rId22" Type="http://schemas.openxmlformats.org/officeDocument/2006/relationships/hyperlink" Target="https://doi.org/10.1111/geb.12504" TargetMode="External"/><Relationship Id="rId23" Type="http://schemas.openxmlformats.org/officeDocument/2006/relationships/hyperlink" Target="https://doi.org/10.1111/pala.70012" TargetMode="External"/><Relationship Id="rId24" Type="http://schemas.openxmlformats.org/officeDocument/2006/relationships/hyperlink" Target="https://doi.org/10.1098/rspb.2025.1745" TargetMode="External"/><Relationship Id="rId25" Type="http://schemas.openxmlformats.org/officeDocument/2006/relationships/hyperlink" Target="https://doi.org/10.1038/s44185-024-00045-7" TargetMode="External"/><Relationship Id="rId26" Type="http://schemas.openxmlformats.org/officeDocument/2006/relationships/hyperlink" Target="https://doi.org/10.1038/s44185-024-00045-7" TargetMode="External"/><Relationship Id="rId27" Type="http://schemas.openxmlformats.org/officeDocument/2006/relationships/hyperlink" Target="https://eartharxiv.org/repository/view/6269/" TargetMode="External"/><Relationship Id="rId28" Type="http://schemas.openxmlformats.org/officeDocument/2006/relationships/hyperlink" Target="https://doi.org/10.1111/ecog.06132" TargetMode="External"/><Relationship Id="rId29" Type="http://schemas.openxmlformats.org/officeDocument/2006/relationships/hyperlink" Target="https://doi.org/10.1371/journal.pbio.3001340" TargetMode="External"/><Relationship Id="rId30" Type="http://schemas.openxmlformats.org/officeDocument/2006/relationships/hyperlink" Target="https://doi.org/10.1073/pnas.2026347118" TargetMode="External"/><Relationship Id="rId31" Type="http://schemas.openxmlformats.org/officeDocument/2006/relationships/hyperlink" Target="https://doi.org/10.5194/gmd-9-3347-2016" TargetMode="External"/><Relationship Id="rId32" Type="http://schemas.openxmlformats.org/officeDocument/2006/relationships/hyperlink" Target="https://doi.org/10.5194/gmd-12-5137-2019" TargetMode="External"/><Relationship Id="rId33" Type="http://schemas.openxmlformats.org/officeDocument/2006/relationships/hyperlink" Target="http://repository.si.edu/xmlui/handle/10088/35473" TargetMode="External"/><Relationship Id="rId34" Type="http://schemas.openxmlformats.org/officeDocument/2006/relationships/hyperlink" Target="https://www.jstor.org/stable/27803924" TargetMode="External"/><Relationship Id="rId35" Type="http://schemas.openxmlformats.org/officeDocument/2006/relationships/hyperlink" Target="https://doi.org/10.1126/science.adi0833" TargetMode="External"/><Relationship Id="rId36" Type="http://schemas.openxmlformats.org/officeDocument/2006/relationships/hyperlink" Target="https://doi.org/10.1371/journal.pone.0332766" TargetMode="External"/><Relationship Id="rId37" Type="http://schemas.openxmlformats.org/officeDocument/2006/relationships/hyperlink" Target="https://doi.org/10.3390/d17030153" TargetMode="External"/><Relationship Id="rId38" Type="http://schemas.openxmlformats.org/officeDocument/2006/relationships/hyperlink" Target="https://www.jstor.org/stable/1688046" TargetMode="External"/><Relationship Id="rId39" Type="http://schemas.openxmlformats.org/officeDocument/2006/relationships/hyperlink" Target="https://doi.org/10.1126/science.aaa2815" TargetMode="External"/><Relationship Id="rId40" Type="http://schemas.openxmlformats.org/officeDocument/2006/relationships/hyperlink" Target="https://doi.org/10.1126/sciadv.1600883" TargetMode="External"/><Relationship Id="rId41" Type="http://schemas.openxmlformats.org/officeDocument/2006/relationships/hyperlink" Target="https://doi.org/10.3389/fpls.2019.01328" TargetMode="External"/><Relationship Id="rId42" Type="http://schemas.openxmlformats.org/officeDocument/2006/relationships/hyperlink" Target="https://doi.org/10.1126/sciadv.abj2271" TargetMode="External"/><Relationship Id="rId43" Type="http://schemas.openxmlformats.org/officeDocument/2006/relationships/hyperlink" Target="https://doi.org/10.1007/s10914-011-9175-9" TargetMode="External"/><Relationship Id="rId44" Type="http://schemas.openxmlformats.org/officeDocument/2006/relationships/hyperlink" Target="https://doi.org/10.1126/sciadv.abc6228" TargetMode="External"/><Relationship Id="rId45" Type="http://schemas.openxmlformats.org/officeDocument/2006/relationships/hyperlink" Target="https://doi.org/10.1093/sysbio/syac048" TargetMode="External"/><Relationship Id="rId46" Type="http://schemas.openxmlformats.org/officeDocument/2006/relationships/hyperlink" Target="https://doi.org/10.1126/science.adf7122" TargetMode="External"/><Relationship Id="rId47" Type="http://schemas.openxmlformats.org/officeDocument/2006/relationships/hyperlink" Target="https://doi.org/10.1111/j.1461-0248.2012.01855.x" TargetMode="External"/><Relationship Id="rId48" Type="http://schemas.openxmlformats.org/officeDocument/2006/relationships/hyperlink" Target="https://doi.org/10.1111/j.1600-0587.2009.06335.x" TargetMode="External"/><Relationship Id="rId49" Type="http://schemas.openxmlformats.org/officeDocument/2006/relationships/hyperlink" Target="https://doi.org/10.1007/978-1-4684-9181-4" TargetMode="External"/><Relationship Id="rId50" Type="http://schemas.openxmlformats.org/officeDocument/2006/relationships/hyperlink" Target="https://doi.org/10.1038/s41598-022-05266-z" TargetMode="External"/><Relationship Id="rId51" Type="http://schemas.openxmlformats.org/officeDocument/2006/relationships/hyperlink" Target="https://www.degruyterbrill.com/document/doi/10.7312/wood13040-008/html" TargetMode="External"/><Relationship Id="rId52" Type="http://schemas.openxmlformats.org/officeDocument/2006/relationships/hyperlink" Target="https://doi.org/10.3389/fmamm.2024.1518039" TargetMode="External"/><Relationship Id="rId53" Type="http://schemas.openxmlformats.org/officeDocument/2006/relationships/hyperlink" Target="https://doi.org/10.1016/j.geobios.2006.09.005" TargetMode="External"/><Relationship Id="rId54" Type="http://schemas.openxmlformats.org/officeDocument/2006/relationships/hyperlink" Target="https://doi.org/10.2307/1381862" TargetMode="External"/><Relationship Id="rId55" Type="http://schemas.openxmlformats.org/officeDocument/2006/relationships/hyperlink" Target="https://www.jstor.org/stable/2400220" TargetMode="External"/><Relationship Id="rId56" Type="http://schemas.openxmlformats.org/officeDocument/2006/relationships/hyperlink" Target="https://doi.org/10.1017/S0094837300010605" TargetMode="External"/><Relationship Id="rId57" Type="http://schemas.openxmlformats.org/officeDocument/2006/relationships/hyperlink" Target="https://doi.org/10.1073/pnas.0903811106" TargetMode="External"/><Relationship Id="rId58" Type="http://schemas.openxmlformats.org/officeDocument/2006/relationships/hyperlink" Target="https://doi.org/10.1016/j.tree.2004.09.011" TargetMode="External"/><Relationship Id="rId59" Type="http://schemas.openxmlformats.org/officeDocument/2006/relationships/hyperlink" Target="https://doi.org/10.1007/s10914-010-9144-8"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LibreOffice/24.2.7.2$Linux_X86_64 LibreOffice_project/420$Build-2</Application>
  <AppVersion>15.0000</AppVersion>
  <Pages>24</Pages>
  <Words>7722</Words>
  <Characters>44880</Characters>
  <CharactersWithSpaces>52492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2026-05-29T08:59:56Z</dcterms:created>
  <dc:creator>Lucas Buffan¹*, Fabien L. Condamine¹, Philip B. Holden², Sara Varela³</dc:creator>
  <dc:description/>
  <dc:language>en-GB</dc:language>
  <cp:lastModifiedBy>Lucas Buffan</cp:lastModifiedBy>
  <dcterms:modified xsi:type="dcterms:W3CDTF">2026-07-31T11:20:37Z</dcterms:modified>
  <cp:revision>10</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