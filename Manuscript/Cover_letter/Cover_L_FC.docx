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B2B29" w:rsidRDefault="00000000">
      <w:pPr>
        <w:pStyle w:val="Corps"/>
      </w:pPr>
      <w:r>
        <w:rPr>
          <w:noProof/>
        </w:rPr>
        <w:drawing>
          <wp:anchor distT="152400" distB="152400" distL="152400" distR="152400" simplePos="0" relativeHeight="251660288" behindDoc="0" locked="0" layoutInCell="1" allowOverlap="1">
            <wp:simplePos x="0" y="0"/>
            <wp:positionH relativeFrom="margin">
              <wp:posOffset>3789238</wp:posOffset>
            </wp:positionH>
            <wp:positionV relativeFrom="page">
              <wp:posOffset>362799</wp:posOffset>
            </wp:positionV>
            <wp:extent cx="2324469" cy="714401"/>
            <wp:effectExtent l="0" t="0" r="0" b="0"/>
            <wp:wrapThrough wrapText="bothSides" distL="152400" distR="152400">
              <wp:wrapPolygon edited="1">
                <wp:start x="380" y="0"/>
                <wp:lineTo x="380" y="3020"/>
                <wp:lineTo x="443" y="3638"/>
                <wp:lineTo x="148" y="4736"/>
                <wp:lineTo x="232" y="5697"/>
                <wp:lineTo x="338" y="6040"/>
                <wp:lineTo x="127" y="5697"/>
                <wp:lineTo x="0" y="4873"/>
                <wp:lineTo x="63" y="3706"/>
                <wp:lineTo x="380" y="3020"/>
                <wp:lineTo x="380" y="0"/>
                <wp:lineTo x="1160" y="0"/>
                <wp:lineTo x="1160" y="618"/>
                <wp:lineTo x="1308" y="1579"/>
                <wp:lineTo x="1645" y="2059"/>
                <wp:lineTo x="1751" y="2677"/>
                <wp:lineTo x="1730" y="3500"/>
                <wp:lineTo x="1666" y="2608"/>
                <wp:lineTo x="1413" y="2196"/>
                <wp:lineTo x="1371" y="2608"/>
                <wp:lineTo x="1245" y="2556"/>
                <wp:lineTo x="1245" y="3363"/>
                <wp:lineTo x="1519" y="3500"/>
                <wp:lineTo x="1202" y="3843"/>
                <wp:lineTo x="949" y="5148"/>
                <wp:lineTo x="844" y="5353"/>
                <wp:lineTo x="401" y="5216"/>
                <wp:lineTo x="802" y="4598"/>
                <wp:lineTo x="1118" y="3500"/>
                <wp:lineTo x="1245" y="3363"/>
                <wp:lineTo x="1245" y="2556"/>
                <wp:lineTo x="1202" y="2539"/>
                <wp:lineTo x="1202" y="1990"/>
                <wp:lineTo x="865" y="3089"/>
                <wp:lineTo x="591" y="3706"/>
                <wp:lineTo x="485" y="4667"/>
                <wp:lineTo x="548" y="2883"/>
                <wp:lineTo x="991" y="1853"/>
                <wp:lineTo x="1160" y="618"/>
                <wp:lineTo x="1160" y="0"/>
                <wp:lineTo x="1413" y="0"/>
                <wp:lineTo x="1877" y="206"/>
                <wp:lineTo x="2194" y="1235"/>
                <wp:lineTo x="2320" y="2334"/>
                <wp:lineTo x="2257" y="4049"/>
                <wp:lineTo x="2025" y="5285"/>
                <wp:lineTo x="1223" y="6863"/>
                <wp:lineTo x="1013" y="7756"/>
                <wp:lineTo x="1013" y="9266"/>
                <wp:lineTo x="1308" y="10570"/>
                <wp:lineTo x="1709" y="11187"/>
                <wp:lineTo x="1856" y="11119"/>
                <wp:lineTo x="1856" y="10707"/>
                <wp:lineTo x="2173" y="10638"/>
                <wp:lineTo x="2130" y="10981"/>
                <wp:lineTo x="1941" y="10981"/>
                <wp:lineTo x="1920" y="11393"/>
                <wp:lineTo x="1498" y="11393"/>
                <wp:lineTo x="1055" y="10364"/>
                <wp:lineTo x="823" y="9060"/>
                <wp:lineTo x="844" y="7344"/>
                <wp:lineTo x="1097" y="6040"/>
                <wp:lineTo x="1856" y="4187"/>
                <wp:lineTo x="1983" y="3569"/>
                <wp:lineTo x="1962" y="1784"/>
                <wp:lineTo x="1751" y="618"/>
                <wp:lineTo x="1413" y="206"/>
                <wp:lineTo x="1350" y="137"/>
                <wp:lineTo x="1413" y="0"/>
                <wp:lineTo x="5105" y="0"/>
                <wp:lineTo x="5105" y="3912"/>
                <wp:lineTo x="5379" y="4255"/>
                <wp:lineTo x="5632" y="5079"/>
                <wp:lineTo x="5716" y="5628"/>
                <wp:lineTo x="5780" y="5834"/>
                <wp:lineTo x="5738" y="7344"/>
                <wp:lineTo x="5716" y="8511"/>
                <wp:lineTo x="5653" y="9471"/>
                <wp:lineTo x="5400" y="10226"/>
                <wp:lineTo x="5189" y="10158"/>
                <wp:lineTo x="5168" y="9403"/>
                <wp:lineTo x="5400" y="9128"/>
                <wp:lineTo x="5463" y="8167"/>
                <wp:lineTo x="5442" y="7481"/>
                <wp:lineTo x="5358" y="7344"/>
                <wp:lineTo x="5273" y="6726"/>
                <wp:lineTo x="4999" y="6383"/>
                <wp:lineTo x="4809" y="6177"/>
                <wp:lineTo x="4767" y="6238"/>
                <wp:lineTo x="4767" y="11874"/>
                <wp:lineTo x="4662" y="12766"/>
                <wp:lineTo x="4324" y="13658"/>
                <wp:lineTo x="3860" y="14138"/>
                <wp:lineTo x="3586" y="15786"/>
                <wp:lineTo x="3987" y="15923"/>
                <wp:lineTo x="4198" y="16129"/>
                <wp:lineTo x="4219" y="16335"/>
                <wp:lineTo x="1582" y="16197"/>
                <wp:lineTo x="1645" y="15992"/>
                <wp:lineTo x="2447" y="15580"/>
                <wp:lineTo x="2784" y="13795"/>
                <wp:lineTo x="2763" y="13246"/>
                <wp:lineTo x="1962" y="12972"/>
                <wp:lineTo x="1814" y="12629"/>
                <wp:lineTo x="2447" y="12629"/>
                <wp:lineTo x="2911" y="12423"/>
                <wp:lineTo x="3248" y="12861"/>
                <wp:lineTo x="3248" y="13589"/>
                <wp:lineTo x="3038" y="13795"/>
                <wp:lineTo x="2784" y="14688"/>
                <wp:lineTo x="2700" y="15786"/>
                <wp:lineTo x="2932" y="15992"/>
                <wp:lineTo x="3354" y="15648"/>
                <wp:lineTo x="3480" y="14825"/>
                <wp:lineTo x="3438" y="14138"/>
                <wp:lineTo x="3248" y="13589"/>
                <wp:lineTo x="3248" y="12861"/>
                <wp:lineTo x="3755" y="13521"/>
                <wp:lineTo x="4240" y="13384"/>
                <wp:lineTo x="4598" y="12629"/>
                <wp:lineTo x="4767" y="11874"/>
                <wp:lineTo x="4767" y="6238"/>
                <wp:lineTo x="4620" y="6452"/>
                <wp:lineTo x="4577" y="6726"/>
                <wp:lineTo x="4662" y="5971"/>
                <wp:lineTo x="4978" y="5765"/>
                <wp:lineTo x="5379" y="5902"/>
                <wp:lineTo x="5484" y="6177"/>
                <wp:lineTo x="5400" y="5902"/>
                <wp:lineTo x="5337" y="5216"/>
                <wp:lineTo x="5063" y="5010"/>
                <wp:lineTo x="4830" y="5010"/>
                <wp:lineTo x="4746" y="5216"/>
                <wp:lineTo x="4514" y="5353"/>
                <wp:lineTo x="4409" y="5902"/>
                <wp:lineTo x="4409" y="6932"/>
                <wp:lineTo x="4155" y="5902"/>
                <wp:lineTo x="3755" y="5422"/>
                <wp:lineTo x="2932" y="5559"/>
                <wp:lineTo x="2552" y="6074"/>
                <wp:lineTo x="2552" y="8442"/>
                <wp:lineTo x="2742" y="9609"/>
                <wp:lineTo x="3291" y="10775"/>
                <wp:lineTo x="3628" y="10707"/>
                <wp:lineTo x="3776" y="10089"/>
                <wp:lineTo x="3691" y="9334"/>
                <wp:lineTo x="3839" y="8991"/>
                <wp:lineTo x="4177" y="9746"/>
                <wp:lineTo x="4177" y="10020"/>
                <wp:lineTo x="4113" y="10158"/>
                <wp:lineTo x="4177" y="10226"/>
                <wp:lineTo x="4155" y="10570"/>
                <wp:lineTo x="4050" y="10638"/>
                <wp:lineTo x="4113" y="11119"/>
                <wp:lineTo x="3902" y="11187"/>
                <wp:lineTo x="3923" y="11599"/>
                <wp:lineTo x="3755" y="11599"/>
                <wp:lineTo x="3776" y="11942"/>
                <wp:lineTo x="3375" y="11668"/>
                <wp:lineTo x="2848" y="10501"/>
                <wp:lineTo x="2552" y="9266"/>
                <wp:lineTo x="2552" y="8442"/>
                <wp:lineTo x="2552" y="6074"/>
                <wp:lineTo x="2426" y="6246"/>
                <wp:lineTo x="2109" y="7344"/>
                <wp:lineTo x="1835" y="7207"/>
                <wp:lineTo x="1814" y="6383"/>
                <wp:lineTo x="1856" y="6863"/>
                <wp:lineTo x="2088" y="6795"/>
                <wp:lineTo x="2426" y="5353"/>
                <wp:lineTo x="3059" y="4804"/>
                <wp:lineTo x="3902" y="5010"/>
                <wp:lineTo x="4366" y="5491"/>
                <wp:lineTo x="4493" y="4873"/>
                <wp:lineTo x="4620" y="4804"/>
                <wp:lineTo x="4746" y="4187"/>
                <wp:lineTo x="5105" y="3912"/>
                <wp:lineTo x="5105" y="0"/>
                <wp:lineTo x="6560" y="0"/>
                <wp:lineTo x="6560" y="3638"/>
                <wp:lineTo x="6771" y="3706"/>
                <wp:lineTo x="7214" y="7001"/>
                <wp:lineTo x="7657" y="3638"/>
                <wp:lineTo x="7847" y="3706"/>
                <wp:lineTo x="7847" y="7687"/>
                <wp:lineTo x="7826" y="7687"/>
                <wp:lineTo x="7826" y="18051"/>
                <wp:lineTo x="8058" y="18256"/>
                <wp:lineTo x="8121" y="18668"/>
                <wp:lineTo x="8121" y="20590"/>
                <wp:lineTo x="8016" y="20521"/>
                <wp:lineTo x="7973" y="18462"/>
                <wp:lineTo x="7720" y="18462"/>
                <wp:lineTo x="7636" y="18874"/>
                <wp:lineTo x="7615" y="20590"/>
                <wp:lineTo x="7530" y="20590"/>
                <wp:lineTo x="7530" y="18119"/>
                <wp:lineTo x="7615" y="18119"/>
                <wp:lineTo x="7636" y="18394"/>
                <wp:lineTo x="7826" y="18051"/>
                <wp:lineTo x="7826" y="7687"/>
                <wp:lineTo x="7720" y="7687"/>
                <wp:lineTo x="7699" y="4255"/>
                <wp:lineTo x="7277" y="7687"/>
                <wp:lineTo x="7130" y="7618"/>
                <wp:lineTo x="6687" y="4187"/>
                <wp:lineTo x="6687" y="7687"/>
                <wp:lineTo x="6560" y="7687"/>
                <wp:lineTo x="6560" y="9815"/>
                <wp:lineTo x="6877" y="9883"/>
                <wp:lineTo x="7530" y="13658"/>
                <wp:lineTo x="7530" y="9815"/>
                <wp:lineTo x="7741" y="9815"/>
                <wp:lineTo x="7741" y="14756"/>
                <wp:lineTo x="7446" y="14688"/>
                <wp:lineTo x="6771" y="10775"/>
                <wp:lineTo x="6771" y="14756"/>
                <wp:lineTo x="6560" y="14756"/>
                <wp:lineTo x="6560" y="17227"/>
                <wp:lineTo x="6666" y="17227"/>
                <wp:lineTo x="6708" y="19972"/>
                <wp:lineTo x="6834" y="20315"/>
                <wp:lineTo x="7109" y="20178"/>
                <wp:lineTo x="7193" y="19766"/>
                <wp:lineTo x="7214" y="17227"/>
                <wp:lineTo x="7298" y="17227"/>
                <wp:lineTo x="7256" y="20178"/>
                <wp:lineTo x="7003" y="20659"/>
                <wp:lineTo x="6666" y="20384"/>
                <wp:lineTo x="6560" y="19766"/>
                <wp:lineTo x="6560" y="17227"/>
                <wp:lineTo x="6560" y="14756"/>
                <wp:lineTo x="6560" y="9815"/>
                <wp:lineTo x="6560" y="7687"/>
                <wp:lineTo x="6560" y="3638"/>
                <wp:lineTo x="6560" y="0"/>
                <wp:lineTo x="8121" y="0"/>
                <wp:lineTo x="8121" y="4736"/>
                <wp:lineTo x="8227" y="4736"/>
                <wp:lineTo x="8269" y="7207"/>
                <wp:lineTo x="8459" y="7412"/>
                <wp:lineTo x="8648" y="7138"/>
                <wp:lineTo x="8712" y="6657"/>
                <wp:lineTo x="8712" y="4736"/>
                <wp:lineTo x="8817" y="4736"/>
                <wp:lineTo x="8838" y="7687"/>
                <wp:lineTo x="8712" y="7687"/>
                <wp:lineTo x="8691" y="7412"/>
                <wp:lineTo x="8543" y="7756"/>
                <wp:lineTo x="8374" y="7682"/>
                <wp:lineTo x="8374" y="11050"/>
                <wp:lineTo x="8775" y="11256"/>
                <wp:lineTo x="8923" y="11874"/>
                <wp:lineTo x="8944" y="14756"/>
                <wp:lineTo x="8754" y="14756"/>
                <wp:lineTo x="8733" y="14413"/>
                <wp:lineTo x="8585" y="14654"/>
                <wp:lineTo x="8585" y="18119"/>
                <wp:lineTo x="8691" y="18188"/>
                <wp:lineTo x="8902" y="20178"/>
                <wp:lineTo x="9091" y="18119"/>
                <wp:lineTo x="9197" y="18256"/>
                <wp:lineTo x="8944" y="20590"/>
                <wp:lineTo x="8817" y="20590"/>
                <wp:lineTo x="8585" y="18119"/>
                <wp:lineTo x="8585" y="14654"/>
                <wp:lineTo x="8480" y="14825"/>
                <wp:lineTo x="8142" y="14619"/>
                <wp:lineTo x="8016" y="14138"/>
                <wp:lineTo x="8037" y="13178"/>
                <wp:lineTo x="8248" y="12629"/>
                <wp:lineTo x="8733" y="12491"/>
                <wp:lineTo x="8733" y="13109"/>
                <wp:lineTo x="8311" y="13178"/>
                <wp:lineTo x="8227" y="13452"/>
                <wp:lineTo x="8290" y="14138"/>
                <wp:lineTo x="8606" y="14138"/>
                <wp:lineTo x="8733" y="13589"/>
                <wp:lineTo x="8733" y="13109"/>
                <wp:lineTo x="8733" y="12491"/>
                <wp:lineTo x="8648" y="11736"/>
                <wp:lineTo x="8248" y="11736"/>
                <wp:lineTo x="8142" y="11942"/>
                <wp:lineTo x="8142" y="11325"/>
                <wp:lineTo x="8374" y="11050"/>
                <wp:lineTo x="8374" y="7682"/>
                <wp:lineTo x="8227" y="7618"/>
                <wp:lineTo x="8121" y="7069"/>
                <wp:lineTo x="8121" y="4736"/>
                <wp:lineTo x="8121" y="0"/>
                <wp:lineTo x="9218" y="0"/>
                <wp:lineTo x="9218" y="4667"/>
                <wp:lineTo x="9534" y="4804"/>
                <wp:lineTo x="9534" y="5079"/>
                <wp:lineTo x="9155" y="5148"/>
                <wp:lineTo x="9176" y="5765"/>
                <wp:lineTo x="9534" y="6383"/>
                <wp:lineTo x="9534" y="7481"/>
                <wp:lineTo x="9513" y="7520"/>
                <wp:lineTo x="9513" y="10089"/>
                <wp:lineTo x="9555" y="11119"/>
                <wp:lineTo x="9851" y="11187"/>
                <wp:lineTo x="9851" y="11668"/>
                <wp:lineTo x="9555" y="11668"/>
                <wp:lineTo x="9598" y="14138"/>
                <wp:lineTo x="9851" y="14138"/>
                <wp:lineTo x="9851" y="14756"/>
                <wp:lineTo x="9555" y="14703"/>
                <wp:lineTo x="9555" y="18051"/>
                <wp:lineTo x="9619" y="18137"/>
                <wp:lineTo x="9619" y="18394"/>
                <wp:lineTo x="9429" y="18600"/>
                <wp:lineTo x="9387" y="19217"/>
                <wp:lineTo x="9788" y="19149"/>
                <wp:lineTo x="9682" y="18394"/>
                <wp:lineTo x="9619" y="18394"/>
                <wp:lineTo x="9619" y="18137"/>
                <wp:lineTo x="9809" y="18394"/>
                <wp:lineTo x="9893" y="19423"/>
                <wp:lineTo x="9366" y="19492"/>
                <wp:lineTo x="9471" y="20247"/>
                <wp:lineTo x="9830" y="20247"/>
                <wp:lineTo x="9788" y="20590"/>
                <wp:lineTo x="9429" y="20521"/>
                <wp:lineTo x="9281" y="19972"/>
                <wp:lineTo x="9302" y="18668"/>
                <wp:lineTo x="9471" y="18119"/>
                <wp:lineTo x="9555" y="18051"/>
                <wp:lineTo x="9555" y="14703"/>
                <wp:lineTo x="9471" y="14688"/>
                <wp:lineTo x="9345" y="14070"/>
                <wp:lineTo x="9345" y="11668"/>
                <wp:lineTo x="9091" y="11668"/>
                <wp:lineTo x="9113" y="11119"/>
                <wp:lineTo x="9345" y="11119"/>
                <wp:lineTo x="9387" y="10226"/>
                <wp:lineTo x="9513" y="10089"/>
                <wp:lineTo x="9513" y="7520"/>
                <wp:lineTo x="9387" y="7756"/>
                <wp:lineTo x="9007" y="7618"/>
                <wp:lineTo x="9049" y="7275"/>
                <wp:lineTo x="9366" y="7412"/>
                <wp:lineTo x="9450" y="7138"/>
                <wp:lineTo x="9408" y="6589"/>
                <wp:lineTo x="9049" y="5902"/>
                <wp:lineTo x="9049" y="5010"/>
                <wp:lineTo x="9218" y="4667"/>
                <wp:lineTo x="9218" y="0"/>
                <wp:lineTo x="9977" y="0"/>
                <wp:lineTo x="9977" y="4667"/>
                <wp:lineTo x="10167" y="4790"/>
                <wp:lineTo x="10167" y="5079"/>
                <wp:lineTo x="9935" y="5148"/>
                <wp:lineTo x="9830" y="5971"/>
                <wp:lineTo x="10315" y="6040"/>
                <wp:lineTo x="10230" y="5148"/>
                <wp:lineTo x="10167" y="5079"/>
                <wp:lineTo x="10167" y="4790"/>
                <wp:lineTo x="10294" y="4873"/>
                <wp:lineTo x="10420" y="5422"/>
                <wp:lineTo x="10441" y="6314"/>
                <wp:lineTo x="9830" y="6452"/>
                <wp:lineTo x="9914" y="7207"/>
                <wp:lineTo x="10146" y="7412"/>
                <wp:lineTo x="10378" y="7275"/>
                <wp:lineTo x="10336" y="7687"/>
                <wp:lineTo x="10083" y="7649"/>
                <wp:lineTo x="10083" y="11119"/>
                <wp:lineTo x="10273" y="11119"/>
                <wp:lineTo x="10315" y="13933"/>
                <wp:lineTo x="10441" y="14276"/>
                <wp:lineTo x="10716" y="14070"/>
                <wp:lineTo x="10842" y="13178"/>
                <wp:lineTo x="10842" y="11119"/>
                <wp:lineTo x="11053" y="11187"/>
                <wp:lineTo x="11053" y="14756"/>
                <wp:lineTo x="10842" y="14756"/>
                <wp:lineTo x="10821" y="14344"/>
                <wp:lineTo x="10695" y="14583"/>
                <wp:lineTo x="10695" y="18051"/>
                <wp:lineTo x="10927" y="18188"/>
                <wp:lineTo x="10884" y="18394"/>
                <wp:lineTo x="10610" y="18462"/>
                <wp:lineTo x="10631" y="19011"/>
                <wp:lineTo x="10927" y="19561"/>
                <wp:lineTo x="10905" y="20384"/>
                <wp:lineTo x="10610" y="20659"/>
                <wp:lineTo x="10484" y="20521"/>
                <wp:lineTo x="10484" y="20247"/>
                <wp:lineTo x="10821" y="20247"/>
                <wp:lineTo x="10800" y="19629"/>
                <wp:lineTo x="10505" y="19011"/>
                <wp:lineTo x="10547" y="18256"/>
                <wp:lineTo x="10695" y="18051"/>
                <wp:lineTo x="10695" y="14583"/>
                <wp:lineTo x="10568" y="14825"/>
                <wp:lineTo x="10315" y="14631"/>
                <wp:lineTo x="10315" y="18051"/>
                <wp:lineTo x="10420" y="18119"/>
                <wp:lineTo x="10378" y="18394"/>
                <wp:lineTo x="10188" y="18668"/>
                <wp:lineTo x="10146" y="20590"/>
                <wp:lineTo x="10062" y="20590"/>
                <wp:lineTo x="10062" y="18119"/>
                <wp:lineTo x="10146" y="18119"/>
                <wp:lineTo x="10167" y="18394"/>
                <wp:lineTo x="10315" y="18051"/>
                <wp:lineTo x="10315" y="14631"/>
                <wp:lineTo x="10209" y="14550"/>
                <wp:lineTo x="10083" y="13864"/>
                <wp:lineTo x="10083" y="11119"/>
                <wp:lineTo x="10083" y="7649"/>
                <wp:lineTo x="9872" y="7618"/>
                <wp:lineTo x="9703" y="6863"/>
                <wp:lineTo x="9724" y="5491"/>
                <wp:lineTo x="9893" y="4804"/>
                <wp:lineTo x="9977" y="4667"/>
                <wp:lineTo x="9977" y="0"/>
                <wp:lineTo x="10631" y="0"/>
                <wp:lineTo x="10631" y="4736"/>
                <wp:lineTo x="10737" y="4736"/>
                <wp:lineTo x="10779" y="7138"/>
                <wp:lineTo x="10990" y="7481"/>
                <wp:lineTo x="11180" y="7138"/>
                <wp:lineTo x="11243" y="4736"/>
                <wp:lineTo x="11348" y="4736"/>
                <wp:lineTo x="11348" y="7687"/>
                <wp:lineTo x="11243" y="7687"/>
                <wp:lineTo x="11222" y="7344"/>
                <wp:lineTo x="11074" y="7756"/>
                <wp:lineTo x="10737" y="7618"/>
                <wp:lineTo x="10631" y="6932"/>
                <wp:lineTo x="10631" y="4736"/>
                <wp:lineTo x="10631" y="0"/>
                <wp:lineTo x="11897" y="0"/>
                <wp:lineTo x="11897" y="4667"/>
                <wp:lineTo x="12150" y="4804"/>
                <wp:lineTo x="12255" y="5216"/>
                <wp:lineTo x="12382" y="4736"/>
                <wp:lineTo x="12698" y="4804"/>
                <wp:lineTo x="12825" y="5422"/>
                <wp:lineTo x="12825" y="7687"/>
                <wp:lineTo x="12698" y="7687"/>
                <wp:lineTo x="12656" y="5148"/>
                <wp:lineTo x="12488" y="5148"/>
                <wp:lineTo x="12488" y="11050"/>
                <wp:lineTo x="12909" y="11256"/>
                <wp:lineTo x="13057" y="12079"/>
                <wp:lineTo x="13057" y="14756"/>
                <wp:lineTo x="12867" y="14756"/>
                <wp:lineTo x="12846" y="14413"/>
                <wp:lineTo x="12593" y="14825"/>
                <wp:lineTo x="12213" y="14550"/>
                <wp:lineTo x="12129" y="14070"/>
                <wp:lineTo x="12171" y="13109"/>
                <wp:lineTo x="12424" y="12560"/>
                <wp:lineTo x="12846" y="12491"/>
                <wp:lineTo x="12846" y="13109"/>
                <wp:lineTo x="12424" y="13178"/>
                <wp:lineTo x="12340" y="13864"/>
                <wp:lineTo x="12488" y="14276"/>
                <wp:lineTo x="12762" y="14070"/>
                <wp:lineTo x="12846" y="13658"/>
                <wp:lineTo x="12846" y="13109"/>
                <wp:lineTo x="12846" y="12491"/>
                <wp:lineTo x="12783" y="11805"/>
                <wp:lineTo x="12488" y="11599"/>
                <wp:lineTo x="12255" y="11942"/>
                <wp:lineTo x="12255" y="11325"/>
                <wp:lineTo x="12488" y="11050"/>
                <wp:lineTo x="12488" y="5148"/>
                <wp:lineTo x="12361" y="5148"/>
                <wp:lineTo x="12277" y="5628"/>
                <wp:lineTo x="12277" y="7687"/>
                <wp:lineTo x="12150" y="7687"/>
                <wp:lineTo x="12108" y="5148"/>
                <wp:lineTo x="11813" y="5148"/>
                <wp:lineTo x="11770" y="5390"/>
                <wp:lineTo x="11770" y="11050"/>
                <wp:lineTo x="11981" y="11119"/>
                <wp:lineTo x="11981" y="11668"/>
                <wp:lineTo x="11834" y="11741"/>
                <wp:lineTo x="11834" y="18119"/>
                <wp:lineTo x="11939" y="18119"/>
                <wp:lineTo x="12150" y="19972"/>
                <wp:lineTo x="12361" y="18119"/>
                <wp:lineTo x="12445" y="18119"/>
                <wp:lineTo x="12087" y="21414"/>
                <wp:lineTo x="12023" y="21620"/>
                <wp:lineTo x="11876" y="21482"/>
                <wp:lineTo x="11897" y="21345"/>
                <wp:lineTo x="12045" y="21139"/>
                <wp:lineTo x="12045" y="20110"/>
                <wp:lineTo x="11834" y="18119"/>
                <wp:lineTo x="11834" y="11741"/>
                <wp:lineTo x="11707" y="11805"/>
                <wp:lineTo x="11580" y="12560"/>
                <wp:lineTo x="11580" y="14756"/>
                <wp:lineTo x="11580" y="17433"/>
                <wp:lineTo x="11602" y="18119"/>
                <wp:lineTo x="11770" y="18119"/>
                <wp:lineTo x="11770" y="18394"/>
                <wp:lineTo x="11602" y="18394"/>
                <wp:lineTo x="11623" y="20315"/>
                <wp:lineTo x="11791" y="20315"/>
                <wp:lineTo x="11791" y="20590"/>
                <wp:lineTo x="11538" y="20521"/>
                <wp:lineTo x="11496" y="18394"/>
                <wp:lineTo x="11348" y="18394"/>
                <wp:lineTo x="11348" y="18119"/>
                <wp:lineTo x="11496" y="18119"/>
                <wp:lineTo x="11517" y="17502"/>
                <wp:lineTo x="11580" y="17433"/>
                <wp:lineTo x="11580" y="14756"/>
                <wp:lineTo x="11370" y="14756"/>
                <wp:lineTo x="11370" y="11119"/>
                <wp:lineTo x="11559" y="11119"/>
                <wp:lineTo x="11580" y="11530"/>
                <wp:lineTo x="11770" y="11050"/>
                <wp:lineTo x="11770" y="5390"/>
                <wp:lineTo x="11728" y="5628"/>
                <wp:lineTo x="11728" y="7687"/>
                <wp:lineTo x="11602" y="7687"/>
                <wp:lineTo x="11602" y="4736"/>
                <wp:lineTo x="11707" y="4736"/>
                <wp:lineTo x="11728" y="5079"/>
                <wp:lineTo x="11897" y="4667"/>
                <wp:lineTo x="11897" y="0"/>
                <wp:lineTo x="13226" y="0"/>
                <wp:lineTo x="13226" y="18051"/>
                <wp:lineTo x="13310" y="18129"/>
                <wp:lineTo x="13310" y="18394"/>
                <wp:lineTo x="13099" y="18600"/>
                <wp:lineTo x="13036" y="19698"/>
                <wp:lineTo x="13184" y="20315"/>
                <wp:lineTo x="13416" y="20247"/>
                <wp:lineTo x="13521" y="19766"/>
                <wp:lineTo x="13479" y="18668"/>
                <wp:lineTo x="13310" y="18394"/>
                <wp:lineTo x="13310" y="18129"/>
                <wp:lineTo x="13521" y="18325"/>
                <wp:lineTo x="13627" y="18943"/>
                <wp:lineTo x="13584" y="20110"/>
                <wp:lineTo x="13416" y="20590"/>
                <wp:lineTo x="13099" y="20521"/>
                <wp:lineTo x="12952" y="19972"/>
                <wp:lineTo x="12973" y="18600"/>
                <wp:lineTo x="13141" y="18119"/>
                <wp:lineTo x="13226" y="18051"/>
                <wp:lineTo x="13226" y="0"/>
                <wp:lineTo x="13395" y="0"/>
                <wp:lineTo x="13395" y="9471"/>
                <wp:lineTo x="13605" y="9471"/>
                <wp:lineTo x="13605" y="14756"/>
                <wp:lineTo x="13395" y="14688"/>
                <wp:lineTo x="13395" y="9471"/>
                <wp:lineTo x="13395" y="0"/>
                <wp:lineTo x="13795" y="0"/>
                <wp:lineTo x="13795" y="4667"/>
                <wp:lineTo x="14006" y="4788"/>
                <wp:lineTo x="14006" y="5079"/>
                <wp:lineTo x="13732" y="5148"/>
                <wp:lineTo x="13605" y="5902"/>
                <wp:lineTo x="13669" y="7069"/>
                <wp:lineTo x="13922" y="7481"/>
                <wp:lineTo x="14133" y="7138"/>
                <wp:lineTo x="14196" y="6177"/>
                <wp:lineTo x="14112" y="5285"/>
                <wp:lineTo x="14006" y="5079"/>
                <wp:lineTo x="14006" y="4788"/>
                <wp:lineTo x="14154" y="4873"/>
                <wp:lineTo x="14323" y="5697"/>
                <wp:lineTo x="14280" y="7069"/>
                <wp:lineTo x="14091" y="7687"/>
                <wp:lineTo x="13985" y="7669"/>
                <wp:lineTo x="13985" y="16952"/>
                <wp:lineTo x="14154" y="16952"/>
                <wp:lineTo x="14154" y="17227"/>
                <wp:lineTo x="13985" y="17296"/>
                <wp:lineTo x="13964" y="18119"/>
                <wp:lineTo x="14133" y="18119"/>
                <wp:lineTo x="14133" y="18394"/>
                <wp:lineTo x="13964" y="18394"/>
                <wp:lineTo x="13964" y="20590"/>
                <wp:lineTo x="13859" y="20590"/>
                <wp:lineTo x="13859" y="18394"/>
                <wp:lineTo x="13711" y="18394"/>
                <wp:lineTo x="13711" y="18119"/>
                <wp:lineTo x="13859" y="18119"/>
                <wp:lineTo x="13922" y="17090"/>
                <wp:lineTo x="13985" y="16952"/>
                <wp:lineTo x="13985" y="7669"/>
                <wp:lineTo x="13669" y="7618"/>
                <wp:lineTo x="13500" y="6863"/>
                <wp:lineTo x="13521" y="5422"/>
                <wp:lineTo x="13732" y="4736"/>
                <wp:lineTo x="13795" y="4667"/>
                <wp:lineTo x="13795" y="0"/>
                <wp:lineTo x="14745" y="0"/>
                <wp:lineTo x="14745" y="3294"/>
                <wp:lineTo x="14934" y="3432"/>
                <wp:lineTo x="14934" y="3638"/>
                <wp:lineTo x="14745" y="3706"/>
                <wp:lineTo x="14723" y="4736"/>
                <wp:lineTo x="14913" y="4736"/>
                <wp:lineTo x="14913" y="5079"/>
                <wp:lineTo x="14723" y="5148"/>
                <wp:lineTo x="14723" y="7687"/>
                <wp:lineTo x="14597" y="7687"/>
                <wp:lineTo x="14597" y="5079"/>
                <wp:lineTo x="14555" y="5079"/>
                <wp:lineTo x="14555" y="9815"/>
                <wp:lineTo x="14787" y="9815"/>
                <wp:lineTo x="14787" y="11874"/>
                <wp:lineTo x="15504" y="11805"/>
                <wp:lineTo x="15504" y="9815"/>
                <wp:lineTo x="15715" y="9815"/>
                <wp:lineTo x="15715" y="14756"/>
                <wp:lineTo x="15694" y="14756"/>
                <wp:lineTo x="15694" y="18119"/>
                <wp:lineTo x="15820" y="18188"/>
                <wp:lineTo x="15989" y="19011"/>
                <wp:lineTo x="16158" y="18119"/>
                <wp:lineTo x="16242" y="18256"/>
                <wp:lineTo x="16052" y="19355"/>
                <wp:lineTo x="16284" y="20590"/>
                <wp:lineTo x="16137" y="20453"/>
                <wp:lineTo x="15968" y="19629"/>
                <wp:lineTo x="15757" y="20590"/>
                <wp:lineTo x="15673" y="20521"/>
                <wp:lineTo x="15884" y="19217"/>
                <wp:lineTo x="15694" y="18119"/>
                <wp:lineTo x="15694" y="14756"/>
                <wp:lineTo x="15504" y="14756"/>
                <wp:lineTo x="15483" y="12491"/>
                <wp:lineTo x="15082" y="12491"/>
                <wp:lineTo x="15082" y="17158"/>
                <wp:lineTo x="15230" y="17295"/>
                <wp:lineTo x="15230" y="17570"/>
                <wp:lineTo x="14934" y="17639"/>
                <wp:lineTo x="14787" y="18256"/>
                <wp:lineTo x="14808" y="19698"/>
                <wp:lineTo x="14955" y="20247"/>
                <wp:lineTo x="15293" y="20178"/>
                <wp:lineTo x="15441" y="19492"/>
                <wp:lineTo x="15420" y="18119"/>
                <wp:lineTo x="15230" y="17570"/>
                <wp:lineTo x="15230" y="17295"/>
                <wp:lineTo x="15377" y="17433"/>
                <wp:lineTo x="15546" y="18188"/>
                <wp:lineTo x="15525" y="19835"/>
                <wp:lineTo x="15314" y="20521"/>
                <wp:lineTo x="14913" y="20521"/>
                <wp:lineTo x="14702" y="19835"/>
                <wp:lineTo x="14702" y="17982"/>
                <wp:lineTo x="14913" y="17296"/>
                <wp:lineTo x="15082" y="17158"/>
                <wp:lineTo x="15082" y="12491"/>
                <wp:lineTo x="14787" y="12491"/>
                <wp:lineTo x="14787" y="14756"/>
                <wp:lineTo x="14555" y="14756"/>
                <wp:lineTo x="14555" y="9815"/>
                <wp:lineTo x="14555" y="5079"/>
                <wp:lineTo x="14407" y="5079"/>
                <wp:lineTo x="14407" y="4736"/>
                <wp:lineTo x="14597" y="4736"/>
                <wp:lineTo x="14660" y="3500"/>
                <wp:lineTo x="14745" y="3294"/>
                <wp:lineTo x="14745" y="0"/>
                <wp:lineTo x="16095" y="0"/>
                <wp:lineTo x="16095" y="9609"/>
                <wp:lineTo x="16327" y="9609"/>
                <wp:lineTo x="16327" y="10364"/>
                <wp:lineTo x="16116" y="10364"/>
                <wp:lineTo x="16116" y="11119"/>
                <wp:lineTo x="16327" y="11187"/>
                <wp:lineTo x="16305" y="14756"/>
                <wp:lineTo x="16116" y="14756"/>
                <wp:lineTo x="16116" y="11119"/>
                <wp:lineTo x="16116" y="10364"/>
                <wp:lineTo x="16095" y="10364"/>
                <wp:lineTo x="16095" y="9609"/>
                <wp:lineTo x="16095" y="0"/>
                <wp:lineTo x="16580" y="0"/>
                <wp:lineTo x="16580" y="16952"/>
                <wp:lineTo x="16748" y="16952"/>
                <wp:lineTo x="16748" y="17227"/>
                <wp:lineTo x="16580" y="17364"/>
                <wp:lineTo x="16559" y="18119"/>
                <wp:lineTo x="16727" y="18119"/>
                <wp:lineTo x="16727" y="18394"/>
                <wp:lineTo x="16559" y="18394"/>
                <wp:lineTo x="16559" y="20590"/>
                <wp:lineTo x="16474" y="20590"/>
                <wp:lineTo x="16453" y="18394"/>
                <wp:lineTo x="16327" y="18394"/>
                <wp:lineTo x="16327" y="18119"/>
                <wp:lineTo x="16474" y="18119"/>
                <wp:lineTo x="16516" y="17090"/>
                <wp:lineTo x="16580" y="16952"/>
                <wp:lineTo x="16580" y="0"/>
                <wp:lineTo x="16896" y="0"/>
                <wp:lineTo x="16896" y="11050"/>
                <wp:lineTo x="17276" y="11187"/>
                <wp:lineTo x="17276" y="11736"/>
                <wp:lineTo x="16896" y="11736"/>
                <wp:lineTo x="16896" y="12354"/>
                <wp:lineTo x="17297" y="13178"/>
                <wp:lineTo x="17297" y="14276"/>
                <wp:lineTo x="17149" y="14649"/>
                <wp:lineTo x="17149" y="18051"/>
                <wp:lineTo x="17234" y="18149"/>
                <wp:lineTo x="17234" y="18394"/>
                <wp:lineTo x="17023" y="18531"/>
                <wp:lineTo x="16938" y="19629"/>
                <wp:lineTo x="17086" y="20315"/>
                <wp:lineTo x="17339" y="20247"/>
                <wp:lineTo x="17423" y="19286"/>
                <wp:lineTo x="17360" y="18531"/>
                <wp:lineTo x="17234" y="18394"/>
                <wp:lineTo x="17234" y="18149"/>
                <wp:lineTo x="17445" y="18394"/>
                <wp:lineTo x="17529" y="18874"/>
                <wp:lineTo x="17487" y="20178"/>
                <wp:lineTo x="17255" y="20659"/>
                <wp:lineTo x="16938" y="20384"/>
                <wp:lineTo x="16833" y="19698"/>
                <wp:lineTo x="16896" y="18531"/>
                <wp:lineTo x="17044" y="18119"/>
                <wp:lineTo x="17149" y="18051"/>
                <wp:lineTo x="17149" y="14649"/>
                <wp:lineTo x="17107" y="14756"/>
                <wp:lineTo x="16664" y="14688"/>
                <wp:lineTo x="16643" y="14070"/>
                <wp:lineTo x="16980" y="14207"/>
                <wp:lineTo x="17107" y="14001"/>
                <wp:lineTo x="17065" y="13452"/>
                <wp:lineTo x="16664" y="12629"/>
                <wp:lineTo x="16685" y="11462"/>
                <wp:lineTo x="16896" y="11050"/>
                <wp:lineTo x="16896" y="0"/>
                <wp:lineTo x="17866" y="0"/>
                <wp:lineTo x="17866" y="10089"/>
                <wp:lineTo x="17909" y="11119"/>
                <wp:lineTo x="18204" y="11119"/>
                <wp:lineTo x="18204" y="11668"/>
                <wp:lineTo x="17909" y="11668"/>
                <wp:lineTo x="17951" y="14138"/>
                <wp:lineTo x="18204" y="14138"/>
                <wp:lineTo x="18204" y="14756"/>
                <wp:lineTo x="17972" y="14714"/>
                <wp:lineTo x="17972" y="18051"/>
                <wp:lineTo x="18056" y="18119"/>
                <wp:lineTo x="18056" y="18394"/>
                <wp:lineTo x="17866" y="18531"/>
                <wp:lineTo x="17803" y="19080"/>
                <wp:lineTo x="17803" y="20590"/>
                <wp:lineTo x="17719" y="20590"/>
                <wp:lineTo x="17698" y="18119"/>
                <wp:lineTo x="17803" y="18119"/>
                <wp:lineTo x="17824" y="18394"/>
                <wp:lineTo x="17972" y="18051"/>
                <wp:lineTo x="17972" y="14714"/>
                <wp:lineTo x="17824" y="14688"/>
                <wp:lineTo x="17698" y="14138"/>
                <wp:lineTo x="17698" y="11668"/>
                <wp:lineTo x="17445" y="11668"/>
                <wp:lineTo x="17445" y="11119"/>
                <wp:lineTo x="17698" y="11119"/>
                <wp:lineTo x="17740" y="10226"/>
                <wp:lineTo x="17866" y="10089"/>
                <wp:lineTo x="17866" y="0"/>
                <wp:lineTo x="18837" y="0"/>
                <wp:lineTo x="18837" y="11050"/>
                <wp:lineTo x="19048" y="11153"/>
                <wp:lineTo x="19048" y="11668"/>
                <wp:lineTo x="18795" y="11736"/>
                <wp:lineTo x="18626" y="12491"/>
                <wp:lineTo x="18668" y="13727"/>
                <wp:lineTo x="18879" y="14276"/>
                <wp:lineTo x="19153" y="14070"/>
                <wp:lineTo x="19301" y="13246"/>
                <wp:lineTo x="19238" y="12079"/>
                <wp:lineTo x="19048" y="11668"/>
                <wp:lineTo x="19048" y="11153"/>
                <wp:lineTo x="19259" y="11256"/>
                <wp:lineTo x="19491" y="12148"/>
                <wp:lineTo x="19470" y="13795"/>
                <wp:lineTo x="19195" y="14688"/>
                <wp:lineTo x="18710" y="14688"/>
                <wp:lineTo x="18668" y="14551"/>
                <wp:lineTo x="18668" y="17021"/>
                <wp:lineTo x="18773" y="17021"/>
                <wp:lineTo x="18773" y="20590"/>
                <wp:lineTo x="18668" y="20590"/>
                <wp:lineTo x="18647" y="20384"/>
                <wp:lineTo x="18373" y="20659"/>
                <wp:lineTo x="18162" y="20110"/>
                <wp:lineTo x="18162" y="18600"/>
                <wp:lineTo x="18309" y="18119"/>
                <wp:lineTo x="18478" y="18161"/>
                <wp:lineTo x="18478" y="18394"/>
                <wp:lineTo x="18309" y="18462"/>
                <wp:lineTo x="18225" y="19629"/>
                <wp:lineTo x="18352" y="20315"/>
                <wp:lineTo x="18584" y="20247"/>
                <wp:lineTo x="18668" y="19698"/>
                <wp:lineTo x="18605" y="18531"/>
                <wp:lineTo x="18478" y="18394"/>
                <wp:lineTo x="18478" y="18161"/>
                <wp:lineTo x="18584" y="18188"/>
                <wp:lineTo x="18668" y="18462"/>
                <wp:lineTo x="18668" y="17021"/>
                <wp:lineTo x="18668" y="14551"/>
                <wp:lineTo x="18436" y="13795"/>
                <wp:lineTo x="18436" y="12079"/>
                <wp:lineTo x="18710" y="11187"/>
                <wp:lineTo x="18837" y="11050"/>
                <wp:lineTo x="18837" y="0"/>
                <wp:lineTo x="20208" y="0"/>
                <wp:lineTo x="20208" y="11050"/>
                <wp:lineTo x="20419" y="11050"/>
                <wp:lineTo x="20419" y="11668"/>
                <wp:lineTo x="20145" y="11805"/>
                <wp:lineTo x="20018" y="12560"/>
                <wp:lineTo x="19997" y="14756"/>
                <wp:lineTo x="19807" y="14756"/>
                <wp:lineTo x="19807" y="11119"/>
                <wp:lineTo x="19997" y="11119"/>
                <wp:lineTo x="20018" y="11530"/>
                <wp:lineTo x="20208" y="11050"/>
                <wp:lineTo x="20208" y="0"/>
                <wp:lineTo x="20588" y="0"/>
                <wp:lineTo x="20588" y="11119"/>
                <wp:lineTo x="20820" y="11119"/>
                <wp:lineTo x="21115" y="13933"/>
                <wp:lineTo x="21410" y="11119"/>
                <wp:lineTo x="21621" y="11256"/>
                <wp:lineTo x="21073" y="15854"/>
                <wp:lineTo x="20904" y="16266"/>
                <wp:lineTo x="20651" y="16266"/>
                <wp:lineTo x="20651" y="15717"/>
                <wp:lineTo x="20883" y="15580"/>
                <wp:lineTo x="20988" y="15099"/>
                <wp:lineTo x="20588" y="11119"/>
                <wp:lineTo x="20588" y="0"/>
                <wp:lineTo x="380" y="0"/>
              </wp:wrapPolygon>
            </wp:wrapThrough>
            <wp:docPr id="1073741825" name="officeArt object" descr="mnh-ou-logo-landscape-black-1308x402.png"/>
            <wp:cNvGraphicFramePr/>
            <a:graphic xmlns:a="http://schemas.openxmlformats.org/drawingml/2006/main">
              <a:graphicData uri="http://schemas.openxmlformats.org/drawingml/2006/picture">
                <pic:pic xmlns:pic="http://schemas.openxmlformats.org/drawingml/2006/picture">
                  <pic:nvPicPr>
                    <pic:cNvPr id="1073741825" name="mnh-ou-logo-landscape-black-1308x402.png" descr="mnh-ou-logo-landscape-black-1308x402.png"/>
                    <pic:cNvPicPr>
                      <a:picLocks noChangeAspect="1"/>
                    </pic:cNvPicPr>
                  </pic:nvPicPr>
                  <pic:blipFill>
                    <a:blip r:embed="rId7"/>
                    <a:stretch>
                      <a:fillRect/>
                    </a:stretch>
                  </pic:blipFill>
                  <pic:spPr>
                    <a:xfrm>
                      <a:off x="0" y="0"/>
                      <a:ext cx="2324469" cy="714401"/>
                    </a:xfrm>
                    <a:prstGeom prst="rect">
                      <a:avLst/>
                    </a:prstGeom>
                    <a:ln w="12700" cap="flat">
                      <a:noFill/>
                      <a:miter lim="400000"/>
                    </a:ln>
                    <a:effectLst/>
                  </pic:spPr>
                </pic:pic>
              </a:graphicData>
            </a:graphic>
          </wp:anchor>
        </w:drawing>
      </w:r>
      <w:r>
        <w:rPr>
          <w:noProof/>
        </w:rPr>
        <w:drawing>
          <wp:anchor distT="152400" distB="152400" distL="152400" distR="152400" simplePos="0" relativeHeight="251659264" behindDoc="0" locked="0" layoutInCell="1" allowOverlap="1">
            <wp:simplePos x="0" y="0"/>
            <wp:positionH relativeFrom="margin">
              <wp:posOffset>-6349</wp:posOffset>
            </wp:positionH>
            <wp:positionV relativeFrom="page">
              <wp:posOffset>120917</wp:posOffset>
            </wp:positionV>
            <wp:extent cx="1201284" cy="1198014"/>
            <wp:effectExtent l="0" t="0" r="0" b="0"/>
            <wp:wrapThrough wrapText="bothSides" distL="152400" distR="152400">
              <wp:wrapPolygon edited="1">
                <wp:start x="442" y="415"/>
                <wp:lineTo x="442" y="21181"/>
                <wp:lineTo x="21159" y="21181"/>
                <wp:lineTo x="21159" y="415"/>
                <wp:lineTo x="442" y="415"/>
              </wp:wrapPolygon>
            </wp:wrapThrough>
            <wp:docPr id="1073741826" name="officeArt object" descr="Oxford University-01.png"/>
            <wp:cNvGraphicFramePr/>
            <a:graphic xmlns:a="http://schemas.openxmlformats.org/drawingml/2006/main">
              <a:graphicData uri="http://schemas.openxmlformats.org/drawingml/2006/picture">
                <pic:pic xmlns:pic="http://schemas.openxmlformats.org/drawingml/2006/picture">
                  <pic:nvPicPr>
                    <pic:cNvPr id="1073741826" name="Oxford University-01.png" descr="Oxford University-01.png"/>
                    <pic:cNvPicPr>
                      <a:picLocks noChangeAspect="1"/>
                    </pic:cNvPicPr>
                  </pic:nvPicPr>
                  <pic:blipFill>
                    <a:blip r:embed="rId8"/>
                    <a:srcRect l="10889" t="10995" r="10889" b="10995"/>
                    <a:stretch>
                      <a:fillRect/>
                    </a:stretch>
                  </pic:blipFill>
                  <pic:spPr>
                    <a:xfrm>
                      <a:off x="0" y="0"/>
                      <a:ext cx="1201284" cy="1198014"/>
                    </a:xfrm>
                    <a:prstGeom prst="rect">
                      <a:avLst/>
                    </a:prstGeom>
                    <a:ln w="12700" cap="flat">
                      <a:noFill/>
                      <a:miter lim="400000"/>
                    </a:ln>
                    <a:effectLst/>
                  </pic:spPr>
                </pic:pic>
              </a:graphicData>
            </a:graphic>
          </wp:anchor>
        </w:drawing>
      </w:r>
    </w:p>
    <w:p w:rsidR="00AB2B29" w:rsidRDefault="00AB2B29">
      <w:pPr>
        <w:pStyle w:val="Corps"/>
      </w:pPr>
    </w:p>
    <w:p w:rsidR="00AB2B29" w:rsidRDefault="00AB2B29">
      <w:pPr>
        <w:pStyle w:val="Corps"/>
      </w:pPr>
    </w:p>
    <w:p w:rsidR="00AB2B29" w:rsidRDefault="00AB2B29">
      <w:pPr>
        <w:pStyle w:val="Corps"/>
      </w:pPr>
    </w:p>
    <w:p w:rsidR="00AB2B29" w:rsidRPr="00546155" w:rsidRDefault="00AB2B29">
      <w:pPr>
        <w:pStyle w:val="Corps"/>
        <w:rPr>
          <w:rFonts w:ascii="Times New Roman" w:hAnsi="Times New Roman"/>
          <w:sz w:val="16"/>
          <w:szCs w:val="16"/>
          <w:rPrChange w:id="0" w:author="Fabien Condamine" w:date="2024-09-16T18:18:00Z" w16du:dateUtc="2024-09-16T16:18:00Z">
            <w:rPr>
              <w:rFonts w:ascii="Times New Roman" w:hAnsi="Times New Roman"/>
              <w:sz w:val="24"/>
              <w:szCs w:val="24"/>
            </w:rPr>
          </w:rPrChange>
        </w:rPr>
      </w:pPr>
    </w:p>
    <w:p w:rsidR="00AB2B29" w:rsidRPr="00546155" w:rsidRDefault="00546155">
      <w:pPr>
        <w:pStyle w:val="Pardfaut"/>
        <w:spacing w:before="0" w:line="240" w:lineRule="auto"/>
        <w:jc w:val="both"/>
        <w:rPr>
          <w:rStyle w:val="Aucun"/>
          <w:rFonts w:ascii="Times New Roman" w:eastAsia="Times New Roman" w:hAnsi="Times New Roman" w:cs="Times New Roman"/>
          <w:b/>
          <w:bCs/>
          <w:u w:color="000000"/>
          <w:lang w:val="en-US"/>
          <w14:textOutline w14:w="12700" w14:cap="flat" w14:cmpd="sng" w14:algn="ctr">
            <w14:noFill/>
            <w14:prstDash w14:val="solid"/>
            <w14:miter w14:lim="400000"/>
          </w14:textOutline>
        </w:rPr>
      </w:pPr>
      <w:ins w:id="1" w:author="Fabien Condamine" w:date="2024-09-16T18:12:00Z" w16du:dateUtc="2024-09-16T16:12:00Z">
        <w:r>
          <w:rPr>
            <w:rStyle w:val="Aucun"/>
            <w:rFonts w:ascii="Times New Roman" w:hAnsi="Times New Roman"/>
            <w:u w:color="000000"/>
            <w:lang w:val="en-US"/>
            <w14:textOutline w14:w="12700" w14:cap="flat" w14:cmpd="sng" w14:algn="ctr">
              <w14:noFill/>
              <w14:prstDash w14:val="solid"/>
              <w14:miter w14:lim="400000"/>
            </w14:textOutline>
          </w:rPr>
          <w:t xml:space="preserve">Dr. </w:t>
        </w:r>
      </w:ins>
      <w:r w:rsidR="00000000" w:rsidRPr="00546155">
        <w:rPr>
          <w:rStyle w:val="Aucun"/>
          <w:rFonts w:ascii="Times New Roman" w:hAnsi="Times New Roman"/>
          <w:u w:color="000000"/>
          <w:lang w:val="en-US"/>
          <w14:textOutline w14:w="12700" w14:cap="flat" w14:cmpd="sng" w14:algn="ctr">
            <w14:noFill/>
            <w14:prstDash w14:val="solid"/>
            <w14:miter w14:lim="400000"/>
          </w14:textOutline>
        </w:rPr>
        <w:t xml:space="preserve">Corentin </w:t>
      </w:r>
      <w:proofErr w:type="spellStart"/>
      <w:r w:rsidR="00000000" w:rsidRPr="00546155">
        <w:rPr>
          <w:rStyle w:val="Aucun"/>
          <w:rFonts w:ascii="Times New Roman" w:hAnsi="Times New Roman"/>
          <w:u w:color="000000"/>
          <w:lang w:val="en-US"/>
          <w14:textOutline w14:w="12700" w14:cap="flat" w14:cmpd="sng" w14:algn="ctr">
            <w14:noFill/>
            <w14:prstDash w14:val="solid"/>
            <w14:miter w14:lim="400000"/>
          </w14:textOutline>
        </w:rPr>
        <w:t>Jouault</w:t>
      </w:r>
      <w:proofErr w:type="spellEnd"/>
      <w:r w:rsidR="00000000" w:rsidRPr="00546155">
        <w:rPr>
          <w:rStyle w:val="Aucun"/>
          <w:rFonts w:ascii="Times New Roman" w:hAnsi="Times New Roman"/>
          <w:u w:color="000000"/>
          <w:lang w:val="en-US"/>
          <w14:textOutline w14:w="12700" w14:cap="flat" w14:cmpd="sng" w14:algn="ctr">
            <w14:noFill/>
            <w14:prstDash w14:val="solid"/>
            <w14:miter w14:lim="400000"/>
          </w14:textOutline>
        </w:rPr>
        <w:tab/>
      </w:r>
      <w:r w:rsidR="00000000" w:rsidRPr="00546155">
        <w:rPr>
          <w:rStyle w:val="Aucun"/>
          <w:rFonts w:ascii="Times New Roman" w:hAnsi="Times New Roman"/>
          <w:u w:color="000000"/>
          <w:lang w:val="en-US"/>
          <w14:textOutline w14:w="12700" w14:cap="flat" w14:cmpd="sng" w14:algn="ctr">
            <w14:noFill/>
            <w14:prstDash w14:val="solid"/>
            <w14:miter w14:lim="400000"/>
          </w14:textOutline>
        </w:rPr>
        <w:tab/>
      </w:r>
      <w:r w:rsidR="00000000" w:rsidRPr="00546155">
        <w:rPr>
          <w:rStyle w:val="Aucun"/>
          <w:rFonts w:ascii="Times New Roman" w:hAnsi="Times New Roman"/>
          <w:u w:color="000000"/>
          <w:lang w:val="en-US"/>
          <w14:textOutline w14:w="12700" w14:cap="flat" w14:cmpd="sng" w14:algn="ctr">
            <w14:noFill/>
            <w14:prstDash w14:val="solid"/>
            <w14:miter w14:lim="400000"/>
          </w14:textOutline>
        </w:rPr>
        <w:tab/>
      </w:r>
      <w:r w:rsidR="00000000" w:rsidRPr="00546155">
        <w:rPr>
          <w:rStyle w:val="Aucun"/>
          <w:rFonts w:ascii="Times New Roman" w:hAnsi="Times New Roman"/>
          <w:u w:color="000000"/>
          <w:lang w:val="en-US"/>
          <w14:textOutline w14:w="12700" w14:cap="flat" w14:cmpd="sng" w14:algn="ctr">
            <w14:noFill/>
            <w14:prstDash w14:val="solid"/>
            <w14:miter w14:lim="400000"/>
          </w14:textOutline>
        </w:rPr>
        <w:tab/>
      </w:r>
      <w:r w:rsidR="00000000" w:rsidRPr="00546155">
        <w:rPr>
          <w:rStyle w:val="Aucun"/>
          <w:rFonts w:ascii="Times New Roman" w:hAnsi="Times New Roman"/>
          <w:u w:color="000000"/>
          <w:lang w:val="en-US"/>
          <w14:textOutline w14:w="12700" w14:cap="flat" w14:cmpd="sng" w14:algn="ctr">
            <w14:noFill/>
            <w14:prstDash w14:val="solid"/>
            <w14:miter w14:lim="400000"/>
          </w14:textOutline>
        </w:rPr>
        <w:tab/>
      </w:r>
      <w:r w:rsidR="00000000" w:rsidRPr="00546155">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tab/>
      </w:r>
      <w:r w:rsidR="00000000" w:rsidRPr="00546155">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tab/>
      </w:r>
      <w:r w:rsidR="00000000" w:rsidRPr="00546155">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tab/>
      </w:r>
      <w:r w:rsidR="00000000">
        <w:rPr>
          <w:rStyle w:val="Aucun"/>
          <w:rFonts w:ascii="Times New Roman" w:hAnsi="Times New Roman"/>
          <w:b/>
          <w:bCs/>
          <w:u w:color="000000"/>
          <w:lang w:val="en-US"/>
          <w14:textOutline w14:w="12700" w14:cap="flat" w14:cmpd="sng" w14:algn="ctr">
            <w14:noFill/>
            <w14:prstDash w14:val="solid"/>
            <w14:miter w14:lim="400000"/>
          </w14:textOutline>
        </w:rPr>
        <w:t>September XX, 2024</w:t>
      </w:r>
    </w:p>
    <w:p w:rsidR="00AB2B29" w:rsidRDefault="00000000">
      <w:pPr>
        <w:pStyle w:val="Pardfaut"/>
        <w:spacing w:before="0" w:line="240" w:lineRule="auto"/>
        <w:jc w:val="both"/>
        <w:rPr>
          <w:rStyle w:val="Aucun"/>
          <w:rFonts w:ascii="Times New Roman" w:eastAsia="Times New Roman" w:hAnsi="Times New Roman" w:cs="Times New Roman"/>
          <w:i/>
          <w:iCs/>
          <w:u w:color="000000"/>
          <w:lang w:val="en-US"/>
          <w14:textOutline w14:w="12700" w14:cap="flat" w14:cmpd="sng" w14:algn="ctr">
            <w14:noFill/>
            <w14:prstDash w14:val="solid"/>
            <w14:miter w14:lim="400000"/>
          </w14:textOutline>
        </w:rPr>
      </w:pPr>
      <w:r>
        <w:rPr>
          <w:rStyle w:val="Aucun"/>
          <w:rFonts w:ascii="Times New Roman" w:hAnsi="Times New Roman"/>
          <w:i/>
          <w:iCs/>
          <w:u w:color="000000"/>
          <w:lang w:val="en-US"/>
          <w14:textOutline w14:w="12700" w14:cap="flat" w14:cmpd="sng" w14:algn="ctr">
            <w14:noFill/>
            <w14:prstDash w14:val="solid"/>
            <w14:miter w14:lim="400000"/>
          </w14:textOutline>
        </w:rPr>
        <w:t>Oxford University Museum of Natural History</w:t>
      </w:r>
    </w:p>
    <w:p w:rsidR="00AB2B29" w:rsidRPr="00546155" w:rsidRDefault="00AB2B29">
      <w:pPr>
        <w:pStyle w:val="Pardfaut"/>
        <w:spacing w:before="0" w:line="240" w:lineRule="auto"/>
        <w:jc w:val="both"/>
        <w:rPr>
          <w:rFonts w:ascii="Times New Roman" w:eastAsia="Times New Roman" w:hAnsi="Times New Roman" w:cs="Times New Roman"/>
          <w:sz w:val="16"/>
          <w:szCs w:val="16"/>
          <w:u w:color="000000"/>
          <w:lang w:val="en-US"/>
          <w14:textOutline w14:w="12700" w14:cap="flat" w14:cmpd="sng" w14:algn="ctr">
            <w14:noFill/>
            <w14:prstDash w14:val="solid"/>
            <w14:miter w14:lim="400000"/>
          </w14:textOutline>
          <w:rPrChange w:id="2" w:author="Fabien Condamine" w:date="2024-09-16T18:18:00Z" w16du:dateUtc="2024-09-16T16:18:00Z">
            <w:rPr>
              <w:rFonts w:ascii="Times New Roman" w:eastAsia="Times New Roman" w:hAnsi="Times New Roman" w:cs="Times New Roman"/>
              <w:u w:color="000000"/>
              <w:lang w:val="en-US"/>
              <w14:textOutline w14:w="12700" w14:cap="flat" w14:cmpd="sng" w14:algn="ctr">
                <w14:noFill/>
                <w14:prstDash w14:val="solid"/>
                <w14:miter w14:lim="400000"/>
              </w14:textOutline>
            </w:rPr>
          </w:rPrChange>
        </w:rPr>
      </w:pPr>
    </w:p>
    <w:p w:rsidR="00AB2B29" w:rsidRDefault="00000000">
      <w:pPr>
        <w:pStyle w:val="Pardfaut"/>
        <w:spacing w:before="0" w:line="240" w:lineRule="auto"/>
        <w:ind w:firstLine="720"/>
        <w:jc w:val="both"/>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pPr>
      <w:r>
        <w:rPr>
          <w:rStyle w:val="Aucun"/>
          <w:rFonts w:ascii="Times New Roman" w:hAnsi="Times New Roman"/>
          <w:u w:color="000000"/>
          <w:lang w:val="en-US"/>
          <w14:textOutline w14:w="12700" w14:cap="flat" w14:cmpd="sng" w14:algn="ctr">
            <w14:noFill/>
            <w14:prstDash w14:val="solid"/>
            <w14:miter w14:lim="400000"/>
          </w14:textOutline>
        </w:rPr>
        <w:t xml:space="preserve">Dear Editor-in-Chief and Editorial Board members of </w:t>
      </w:r>
      <w:r>
        <w:rPr>
          <w:rStyle w:val="Aucun"/>
          <w:rFonts w:ascii="Times New Roman" w:hAnsi="Times New Roman"/>
          <w:i/>
          <w:iCs/>
          <w:u w:color="000000"/>
          <w:lang w:val="en-US"/>
          <w14:textOutline w14:w="12700" w14:cap="flat" w14:cmpd="sng" w14:algn="ctr">
            <w14:noFill/>
            <w14:prstDash w14:val="solid"/>
            <w14:miter w14:lim="400000"/>
          </w14:textOutline>
        </w:rPr>
        <w:t>Current Biology</w:t>
      </w:r>
      <w:r>
        <w:rPr>
          <w:rStyle w:val="Aucun"/>
          <w:rFonts w:ascii="Times New Roman" w:hAnsi="Times New Roman"/>
          <w:u w:color="000000"/>
          <w:lang w:val="en-US"/>
          <w14:textOutline w14:w="12700" w14:cap="flat" w14:cmpd="sng" w14:algn="ctr">
            <w14:noFill/>
            <w14:prstDash w14:val="solid"/>
            <w14:miter w14:lim="400000"/>
          </w14:textOutline>
        </w:rPr>
        <w:t>,</w:t>
      </w:r>
    </w:p>
    <w:p w:rsidR="00AB2B29" w:rsidRDefault="00000000">
      <w:pPr>
        <w:pStyle w:val="Pardfaut"/>
        <w:spacing w:before="0" w:line="240" w:lineRule="auto"/>
        <w:jc w:val="both"/>
        <w:rPr>
          <w:rStyle w:val="Aucun"/>
          <w:rFonts w:ascii="Times New Roman" w:eastAsia="Times New Roman" w:hAnsi="Times New Roman" w:cs="Times New Roman"/>
          <w:sz w:val="16"/>
          <w:szCs w:val="16"/>
          <w:u w:color="000000"/>
          <w:lang w:val="en-US"/>
          <w14:textOutline w14:w="12700" w14:cap="flat" w14:cmpd="sng" w14:algn="ctr">
            <w14:noFill/>
            <w14:prstDash w14:val="solid"/>
            <w14:miter w14:lim="400000"/>
          </w14:textOutline>
        </w:rPr>
      </w:pPr>
      <w:r>
        <w:rPr>
          <w:rStyle w:val="Aucun"/>
          <w:rFonts w:ascii="Times New Roman" w:eastAsia="Times New Roman" w:hAnsi="Times New Roman" w:cs="Times New Roman"/>
          <w:sz w:val="16"/>
          <w:szCs w:val="16"/>
          <w:u w:color="000000"/>
          <w:lang w:val="en-US"/>
          <w14:textOutline w14:w="12700" w14:cap="flat" w14:cmpd="sng" w14:algn="ctr">
            <w14:noFill/>
            <w14:prstDash w14:val="solid"/>
            <w14:miter w14:lim="400000"/>
          </w14:textOutline>
        </w:rPr>
        <w:tab/>
      </w:r>
    </w:p>
    <w:p w:rsidR="00AB2B29" w:rsidRDefault="00000000">
      <w:pPr>
        <w:pStyle w:val="Pardfaut"/>
        <w:spacing w:before="0" w:line="240" w:lineRule="auto"/>
        <w:ind w:firstLine="720"/>
        <w:jc w:val="both"/>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pPr>
      <w:r>
        <w:rPr>
          <w:rStyle w:val="Aucun"/>
          <w:rFonts w:ascii="Times New Roman" w:hAnsi="Times New Roman"/>
          <w:u w:color="000000"/>
          <w:lang w:val="en-US"/>
          <w14:textOutline w14:w="12700" w14:cap="flat" w14:cmpd="sng" w14:algn="ctr">
            <w14:noFill/>
            <w14:prstDash w14:val="solid"/>
            <w14:miter w14:lim="400000"/>
          </w14:textOutline>
        </w:rPr>
        <w:t>Please find enclosed our manuscript titled “</w:t>
      </w:r>
      <w:r>
        <w:rPr>
          <w:rStyle w:val="Aucun"/>
          <w:rFonts w:ascii="Times New Roman" w:hAnsi="Times New Roman"/>
          <w:b/>
          <w:bCs/>
          <w:i/>
          <w:iCs/>
          <w:u w:color="000000"/>
          <w:lang w:val="en-US"/>
          <w14:textOutline w14:w="12700" w14:cap="flat" w14:cmpd="sng" w14:algn="ctr">
            <w14:noFill/>
            <w14:prstDash w14:val="solid"/>
            <w14:miter w14:lim="400000"/>
          </w14:textOutline>
        </w:rPr>
        <w:t>Origin, Evolutionary History, and Diversification of the Hymenoptera</w:t>
      </w:r>
      <w:r>
        <w:rPr>
          <w:rStyle w:val="Aucun"/>
          <w:rFonts w:ascii="Times New Roman" w:hAnsi="Times New Roman"/>
          <w:u w:color="000000"/>
          <w:lang w:val="en-US"/>
          <w14:textOutline w14:w="12700" w14:cap="flat" w14:cmpd="sng" w14:algn="ctr">
            <w14:noFill/>
            <w14:prstDash w14:val="solid"/>
            <w14:miter w14:lim="400000"/>
          </w14:textOutline>
        </w:rPr>
        <w:t xml:space="preserve">”, which we submit for consideration as a </w:t>
      </w:r>
      <w:r>
        <w:rPr>
          <w:rStyle w:val="Aucun"/>
          <w:rFonts w:ascii="Times New Roman" w:hAnsi="Times New Roman"/>
          <w:i/>
          <w:iCs/>
          <w:u w:color="000000"/>
          <w:lang w:val="en-US"/>
          <w14:textOutline w14:w="12700" w14:cap="flat" w14:cmpd="sng" w14:algn="ctr">
            <w14:noFill/>
            <w14:prstDash w14:val="solid"/>
            <w14:miter w14:lim="400000"/>
          </w14:textOutline>
        </w:rPr>
        <w:t>Reports</w:t>
      </w:r>
      <w:r>
        <w:rPr>
          <w:rStyle w:val="Aucun"/>
          <w:rFonts w:ascii="Times New Roman" w:hAnsi="Times New Roman"/>
          <w:u w:color="000000"/>
          <w:lang w:val="en-US"/>
          <w14:textOutline w14:w="12700" w14:cap="flat" w14:cmpd="sng" w14:algn="ctr">
            <w14:noFill/>
            <w14:prstDash w14:val="solid"/>
            <w14:miter w14:lim="400000"/>
          </w14:textOutline>
        </w:rPr>
        <w:t xml:space="preserve"> in </w:t>
      </w:r>
      <w:proofErr w:type="spellStart"/>
      <w:r w:rsidRPr="00546155">
        <w:rPr>
          <w:rStyle w:val="Aucun"/>
          <w:rFonts w:ascii="Times New Roman" w:hAnsi="Times New Roman"/>
          <w:i/>
          <w:iCs/>
          <w:u w:color="000000"/>
          <w14:textOutline w14:w="12700" w14:cap="flat" w14:cmpd="sng" w14:algn="ctr">
            <w14:noFill/>
            <w14:prstDash w14:val="solid"/>
            <w14:miter w14:lim="400000"/>
          </w14:textOutline>
        </w:rPr>
        <w:t>Current</w:t>
      </w:r>
      <w:proofErr w:type="spellEnd"/>
      <w:r w:rsidRPr="00546155">
        <w:rPr>
          <w:rStyle w:val="Aucun"/>
          <w:rFonts w:ascii="Times New Roman" w:hAnsi="Times New Roman"/>
          <w:i/>
          <w:iCs/>
          <w:u w:color="000000"/>
          <w14:textOutline w14:w="12700" w14:cap="flat" w14:cmpd="sng" w14:algn="ctr">
            <w14:noFill/>
            <w14:prstDash w14:val="solid"/>
            <w14:miter w14:lim="400000"/>
          </w14:textOutline>
        </w:rPr>
        <w:t xml:space="preserve"> </w:t>
      </w:r>
      <w:proofErr w:type="spellStart"/>
      <w:r w:rsidRPr="00546155">
        <w:rPr>
          <w:rStyle w:val="Aucun"/>
          <w:rFonts w:ascii="Times New Roman" w:hAnsi="Times New Roman"/>
          <w:i/>
          <w:iCs/>
          <w:u w:color="000000"/>
          <w14:textOutline w14:w="12700" w14:cap="flat" w14:cmpd="sng" w14:algn="ctr">
            <w14:noFill/>
            <w14:prstDash w14:val="solid"/>
            <w14:miter w14:lim="400000"/>
          </w14:textOutline>
        </w:rPr>
        <w:t>Biology</w:t>
      </w:r>
      <w:proofErr w:type="spellEnd"/>
      <w:r>
        <w:rPr>
          <w:rStyle w:val="Aucun"/>
          <w:rFonts w:ascii="Times New Roman" w:hAnsi="Times New Roman"/>
          <w:u w:color="000000"/>
          <w:lang w:val="en-US"/>
          <w14:textOutline w14:w="12700" w14:cap="flat" w14:cmpd="sng" w14:algn="ctr">
            <w14:noFill/>
            <w14:prstDash w14:val="solid"/>
            <w14:miter w14:lim="400000"/>
          </w14:textOutline>
        </w:rPr>
        <w:t>.</w:t>
      </w:r>
    </w:p>
    <w:p w:rsidR="00AB2B29" w:rsidRDefault="00AB2B29">
      <w:pPr>
        <w:pStyle w:val="Pardfaut"/>
        <w:spacing w:before="0" w:line="240" w:lineRule="auto"/>
        <w:jc w:val="both"/>
        <w:rPr>
          <w:rStyle w:val="Aucun"/>
          <w:rFonts w:ascii="Times New Roman" w:eastAsia="Times New Roman" w:hAnsi="Times New Roman" w:cs="Times New Roman"/>
          <w:sz w:val="16"/>
          <w:szCs w:val="16"/>
          <w:u w:color="000000"/>
          <w:lang w:val="en-US"/>
          <w14:textOutline w14:w="12700" w14:cap="flat" w14:cmpd="sng" w14:algn="ctr">
            <w14:noFill/>
            <w14:prstDash w14:val="solid"/>
            <w14:miter w14:lim="400000"/>
          </w14:textOutline>
        </w:rPr>
      </w:pPr>
    </w:p>
    <w:p w:rsidR="00AB2B29" w:rsidRDefault="00000000">
      <w:pPr>
        <w:pStyle w:val="Pardfaut"/>
        <w:spacing w:before="0" w:line="240" w:lineRule="auto"/>
        <w:ind w:firstLine="720"/>
        <w:jc w:val="both"/>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pPr>
      <w:r>
        <w:rPr>
          <w:rStyle w:val="Aucun"/>
          <w:rFonts w:ascii="Times New Roman" w:hAnsi="Times New Roman"/>
          <w:u w:color="000000"/>
          <w:lang w:val="en-US"/>
          <w14:textOutline w14:w="12700" w14:cap="flat" w14:cmpd="sng" w14:algn="ctr">
            <w14:noFill/>
            <w14:prstDash w14:val="solid"/>
            <w14:miter w14:lim="400000"/>
          </w14:textOutline>
        </w:rPr>
        <w:t xml:space="preserve">In this work, we delve into the past diversity dynamics (diversification and extinction periods) of the </w:t>
      </w:r>
      <w:r>
        <w:rPr>
          <w:rStyle w:val="Aucun"/>
          <w:rFonts w:ascii="Times New Roman" w:hAnsi="Times New Roman"/>
          <w:b/>
          <w:bCs/>
          <w:u w:color="000000"/>
          <w:lang w:val="en-US"/>
          <w14:textOutline w14:w="12700" w14:cap="flat" w14:cmpd="sng" w14:algn="ctr">
            <w14:noFill/>
            <w14:prstDash w14:val="solid"/>
            <w14:miter w14:lim="400000"/>
          </w14:textOutline>
        </w:rPr>
        <w:t>Hymenoptera</w:t>
      </w:r>
      <w:r>
        <w:rPr>
          <w:rStyle w:val="Aucun"/>
          <w:rFonts w:ascii="Times New Roman" w:hAnsi="Times New Roman"/>
          <w:u w:color="000000"/>
          <w:lang w:val="en-US"/>
          <w14:textOutline w14:w="12700" w14:cap="flat" w14:cmpd="sng" w14:algn="ctr">
            <w14:noFill/>
            <w14:prstDash w14:val="solid"/>
            <w14:miter w14:lim="400000"/>
          </w14:textOutline>
        </w:rPr>
        <w:t xml:space="preserve">, one of the most diverse (over 117,000 extant species) and ecologically important insect orders (i.e., for pollination and </w:t>
      </w:r>
      <w:proofErr w:type="spellStart"/>
      <w:r>
        <w:rPr>
          <w:rStyle w:val="Aucun"/>
          <w:rFonts w:ascii="Times New Roman" w:hAnsi="Times New Roman"/>
          <w:u w:color="000000"/>
          <w:lang w:val="en-US"/>
          <w14:textOutline w14:w="12700" w14:cap="flat" w14:cmpd="sng" w14:algn="ctr">
            <w14:noFill/>
            <w14:prstDash w14:val="solid"/>
            <w14:miter w14:lim="400000"/>
          </w14:textOutline>
        </w:rPr>
        <w:t>parasitoidisms</w:t>
      </w:r>
      <w:proofErr w:type="spellEnd"/>
      <w:r>
        <w:rPr>
          <w:rStyle w:val="Aucun"/>
          <w:rFonts w:ascii="Times New Roman" w:hAnsi="Times New Roman"/>
          <w:u w:color="000000"/>
          <w:lang w:val="en-US"/>
          <w14:textOutline w14:w="12700" w14:cap="flat" w14:cmpd="sng" w14:algn="ctr">
            <w14:noFill/>
            <w14:prstDash w14:val="solid"/>
            <w14:miter w14:lim="400000"/>
          </w14:textOutline>
        </w:rPr>
        <w:t xml:space="preserve">). We investigate how the clade responded to the </w:t>
      </w:r>
      <w:r>
        <w:rPr>
          <w:rStyle w:val="Aucun"/>
          <w:rFonts w:ascii="Times New Roman" w:hAnsi="Times New Roman"/>
          <w:b/>
          <w:bCs/>
          <w:u w:color="000000"/>
          <w:lang w:val="en-US"/>
          <w14:textOutline w14:w="12700" w14:cap="flat" w14:cmpd="sng" w14:algn="ctr">
            <w14:noFill/>
            <w14:prstDash w14:val="solid"/>
            <w14:miter w14:lim="400000"/>
          </w14:textOutline>
        </w:rPr>
        <w:t>Angiosperm Terrestrial Revolution</w:t>
      </w:r>
      <w:r>
        <w:rPr>
          <w:rStyle w:val="Aucun"/>
          <w:rFonts w:ascii="Times New Roman" w:hAnsi="Times New Roman"/>
          <w:u w:color="000000"/>
          <w:lang w:val="en-US"/>
          <w14:textOutline w14:w="12700" w14:cap="flat" w14:cmpd="sng" w14:algn="ctr">
            <w14:noFill/>
            <w14:prstDash w14:val="solid"/>
            <w14:miter w14:lim="400000"/>
          </w14:textOutline>
        </w:rPr>
        <w:t xml:space="preserve"> (ATR) and the </w:t>
      </w:r>
      <w:r>
        <w:rPr>
          <w:rStyle w:val="Aucun"/>
          <w:rFonts w:ascii="Times New Roman" w:hAnsi="Times New Roman"/>
          <w:b/>
          <w:bCs/>
          <w:u w:color="000000"/>
          <w:lang w:val="en-US"/>
          <w14:textOutline w14:w="12700" w14:cap="flat" w14:cmpd="sng" w14:algn="ctr">
            <w14:noFill/>
            <w14:prstDash w14:val="solid"/>
            <w14:miter w14:lim="400000"/>
          </w14:textOutline>
        </w:rPr>
        <w:t>Mid-Mesozoic Parasitoid Revolution</w:t>
      </w:r>
      <w:r>
        <w:rPr>
          <w:rStyle w:val="Aucun"/>
          <w:rFonts w:ascii="Times New Roman" w:hAnsi="Times New Roman"/>
          <w:u w:color="000000"/>
          <w:lang w:val="en-US"/>
          <w14:textOutline w14:w="12700" w14:cap="flat" w14:cmpd="sng" w14:algn="ctr">
            <w14:noFill/>
            <w14:prstDash w14:val="solid"/>
            <w14:miter w14:lim="400000"/>
          </w14:textOutline>
        </w:rPr>
        <w:t xml:space="preserve"> (MMPR), two pivotal periods in Earth's history. The ATR, spanning</w:t>
      </w:r>
      <w:r w:rsidRPr="00546155">
        <w:rPr>
          <w:rStyle w:val="Aucun"/>
          <w:rFonts w:ascii="Times New Roman" w:hAnsi="Times New Roman"/>
          <w:u w:color="000000"/>
          <w14:textOutline w14:w="12700" w14:cap="flat" w14:cmpd="sng" w14:algn="ctr">
            <w14:noFill/>
            <w14:prstDash w14:val="solid"/>
            <w14:miter w14:lim="400000"/>
          </w14:textOutline>
        </w:rPr>
        <w:t xml:space="preserve"> the Late Cretaceous and early Cenozoic (</w:t>
      </w:r>
      <w:r>
        <w:rPr>
          <w:rStyle w:val="Aucun"/>
          <w:rFonts w:ascii="Times New Roman" w:hAnsi="Times New Roman"/>
          <w:u w:color="000000"/>
          <w:lang w:val="en-US"/>
          <w14:textOutline w14:w="12700" w14:cap="flat" w14:cmpd="sng" w14:algn="ctr">
            <w14:noFill/>
            <w14:prstDash w14:val="solid"/>
            <w14:miter w14:lim="400000"/>
          </w14:textOutline>
        </w:rPr>
        <w:t xml:space="preserve">100 to 50 </w:t>
      </w:r>
      <w:r w:rsidRPr="00546155">
        <w:rPr>
          <w:rStyle w:val="Aucun"/>
          <w:rFonts w:ascii="Times New Roman" w:hAnsi="Times New Roman"/>
          <w:u w:color="000000"/>
          <w14:textOutline w14:w="12700" w14:cap="flat" w14:cmpd="sng" w14:algn="ctr">
            <w14:noFill/>
            <w14:prstDash w14:val="solid"/>
            <w14:miter w14:lim="400000"/>
          </w14:textOutline>
        </w:rPr>
        <w:t>Ma)</w:t>
      </w:r>
      <w:r>
        <w:rPr>
          <w:rStyle w:val="Aucun"/>
          <w:rFonts w:ascii="Times New Roman" w:hAnsi="Times New Roman"/>
          <w:u w:color="000000"/>
          <w:lang w:val="en-US"/>
          <w14:textOutline w14:w="12700" w14:cap="flat" w14:cmpd="sng" w14:algn="ctr">
            <w14:noFill/>
            <w14:prstDash w14:val="solid"/>
            <w14:miter w14:lim="400000"/>
          </w14:textOutline>
        </w:rPr>
        <w:t xml:space="preserve">, was a transformative period characterized by the rapid diversification of </w:t>
      </w:r>
      <w:r>
        <w:rPr>
          <w:rStyle w:val="Aucun"/>
          <w:rFonts w:ascii="Times New Roman" w:hAnsi="Times New Roman"/>
          <w:b/>
          <w:bCs/>
          <w:u w:color="000000"/>
          <w:lang w:val="en-US"/>
          <w14:textOutline w14:w="12700" w14:cap="flat" w14:cmpd="sng" w14:algn="ctr">
            <w14:noFill/>
            <w14:prstDash w14:val="solid"/>
            <w14:miter w14:lim="400000"/>
          </w14:textOutline>
        </w:rPr>
        <w:t>flowering plants</w:t>
      </w:r>
      <w:r>
        <w:rPr>
          <w:rStyle w:val="Aucun"/>
          <w:rFonts w:ascii="Times New Roman" w:hAnsi="Times New Roman"/>
          <w:u w:color="000000"/>
          <w:lang w:val="en-US"/>
          <w14:textOutline w14:w="12700" w14:cap="flat" w14:cmpd="sng" w14:algn="ctr">
            <w14:noFill/>
            <w14:prstDash w14:val="solid"/>
            <w14:miter w14:lim="400000"/>
          </w14:textOutline>
        </w:rPr>
        <w:t xml:space="preserve"> (angiosperms) and the concurrent decline of </w:t>
      </w:r>
      <w:r>
        <w:rPr>
          <w:rStyle w:val="Aucun"/>
          <w:rFonts w:ascii="Times New Roman" w:hAnsi="Times New Roman"/>
          <w:b/>
          <w:bCs/>
          <w:u w:color="000000"/>
          <w:lang w:val="en-US"/>
          <w14:textOutline w14:w="12700" w14:cap="flat" w14:cmpd="sng" w14:algn="ctr">
            <w14:noFill/>
            <w14:prstDash w14:val="solid"/>
            <w14:miter w14:lim="400000"/>
          </w14:textOutline>
        </w:rPr>
        <w:t>gymnosperms</w:t>
      </w:r>
      <w:r>
        <w:rPr>
          <w:rStyle w:val="Aucun"/>
          <w:rFonts w:ascii="Times New Roman" w:hAnsi="Times New Roman"/>
          <w:u w:color="000000"/>
          <w:lang w:val="en-US"/>
          <w14:textOutline w14:w="12700" w14:cap="flat" w14:cmpd="sng" w14:algn="ctr">
            <w14:noFill/>
            <w14:prstDash w14:val="solid"/>
            <w14:miter w14:lim="400000"/>
          </w14:textOutline>
        </w:rPr>
        <w:t>, reshaping terrestrial ecosystems</w:t>
      </w:r>
      <w:ins w:id="3" w:author="Fabien Condamine" w:date="2024-09-16T18:13:00Z" w16du:dateUtc="2024-09-16T16:13:00Z">
        <w:r w:rsidR="00546155">
          <w:rPr>
            <w:rStyle w:val="Aucun"/>
            <w:rFonts w:ascii="Times New Roman" w:hAnsi="Times New Roman"/>
            <w:u w:color="000000"/>
            <w:lang w:val="en-US"/>
            <w14:textOutline w14:w="12700" w14:cap="flat" w14:cmpd="sng" w14:algn="ctr">
              <w14:noFill/>
              <w14:prstDash w14:val="solid"/>
              <w14:miter w14:lim="400000"/>
            </w14:textOutline>
          </w:rPr>
          <w:t xml:space="preserve"> globally</w:t>
        </w:r>
      </w:ins>
      <w:r>
        <w:rPr>
          <w:rStyle w:val="Aucun"/>
          <w:rFonts w:ascii="Times New Roman" w:hAnsi="Times New Roman"/>
          <w:u w:color="000000"/>
          <w:lang w:val="en-US"/>
          <w14:textOutline w14:w="12700" w14:cap="flat" w14:cmpd="sng" w14:algn="ctr">
            <w14:noFill/>
            <w14:prstDash w14:val="solid"/>
            <w14:miter w14:lim="400000"/>
          </w14:textOutline>
        </w:rPr>
        <w:t>.</w:t>
      </w:r>
      <w:r w:rsidRPr="00546155">
        <w:rPr>
          <w:rStyle w:val="Aucun"/>
          <w:rFonts w:ascii="Times New Roman" w:hAnsi="Times New Roman"/>
          <w:u w:color="000000"/>
          <w14:textOutline w14:w="12700" w14:cap="flat" w14:cmpd="sng" w14:algn="ctr">
            <w14:noFill/>
            <w14:prstDash w14:val="solid"/>
            <w14:miter w14:lim="400000"/>
          </w14:textOutline>
        </w:rPr>
        <w:t xml:space="preserve"> </w:t>
      </w:r>
      <w:r>
        <w:rPr>
          <w:rStyle w:val="Aucun"/>
          <w:rFonts w:ascii="Times New Roman" w:hAnsi="Times New Roman"/>
          <w:u w:color="000000"/>
          <w:lang w:val="en-US"/>
          <w14:textOutline w14:w="12700" w14:cap="flat" w14:cmpd="sng" w14:algn="ctr">
            <w14:noFill/>
            <w14:prstDash w14:val="solid"/>
            <w14:miter w14:lim="400000"/>
          </w14:textOutline>
        </w:rPr>
        <w:t xml:space="preserve">The MMPR started during the late Early Jurassic and is characterized by a </w:t>
      </w:r>
      <w:r>
        <w:rPr>
          <w:rStyle w:val="Aucun"/>
          <w:rFonts w:ascii="Times New Roman" w:hAnsi="Times New Roman"/>
          <w:b/>
          <w:bCs/>
          <w:u w:color="000000"/>
          <w:lang w:val="en-US"/>
          <w14:textOutline w14:w="12700" w14:cap="flat" w14:cmpd="sng" w14:algn="ctr">
            <w14:noFill/>
            <w14:prstDash w14:val="solid"/>
            <w14:miter w14:lim="400000"/>
          </w14:textOutline>
        </w:rPr>
        <w:t>shift from bottom-up</w:t>
      </w:r>
      <w:r>
        <w:rPr>
          <w:rStyle w:val="Aucun"/>
          <w:rFonts w:ascii="Times New Roman" w:hAnsi="Times New Roman"/>
          <w:u w:color="000000"/>
          <w:lang w:val="en-US"/>
          <w14:textOutline w14:w="12700" w14:cap="flat" w14:cmpd="sng" w14:algn="ctr">
            <w14:noFill/>
            <w14:prstDash w14:val="solid"/>
            <w14:miter w14:lim="400000"/>
          </w14:textOutline>
        </w:rPr>
        <w:t xml:space="preserve"> regulation of terrestrial food webs dominated by predators to </w:t>
      </w:r>
      <w:r>
        <w:rPr>
          <w:rStyle w:val="Aucun"/>
          <w:rFonts w:ascii="Times New Roman" w:hAnsi="Times New Roman"/>
          <w:b/>
          <w:bCs/>
          <w:u w:color="000000"/>
          <w:lang w:val="en-US"/>
          <w14:textOutline w14:w="12700" w14:cap="flat" w14:cmpd="sng" w14:algn="ctr">
            <w14:noFill/>
            <w14:prstDash w14:val="solid"/>
            <w14:miter w14:lim="400000"/>
          </w14:textOutline>
        </w:rPr>
        <w:t>top-down</w:t>
      </w:r>
      <w:r>
        <w:rPr>
          <w:rStyle w:val="Aucun"/>
          <w:rFonts w:ascii="Times New Roman" w:hAnsi="Times New Roman"/>
          <w:u w:color="000000"/>
          <w:lang w:val="en-US"/>
          <w14:textOutline w14:w="12700" w14:cap="flat" w14:cmpd="sng" w14:algn="ctr">
            <w14:noFill/>
            <w14:prstDash w14:val="solid"/>
            <w14:miter w14:lim="400000"/>
          </w14:textOutline>
        </w:rPr>
        <w:t xml:space="preserve"> regulation by </w:t>
      </w:r>
      <w:r>
        <w:rPr>
          <w:rStyle w:val="Aucun"/>
          <w:rFonts w:ascii="Times New Roman" w:hAnsi="Times New Roman"/>
          <w:b/>
          <w:bCs/>
          <w:u w:color="000000"/>
          <w:lang w:val="en-US"/>
          <w14:textOutline w14:w="12700" w14:cap="flat" w14:cmpd="sng" w14:algn="ctr">
            <w14:noFill/>
            <w14:prstDash w14:val="solid"/>
            <w14:miter w14:lim="400000"/>
          </w14:textOutline>
        </w:rPr>
        <w:t>parasitoid</w:t>
      </w:r>
      <w:r>
        <w:rPr>
          <w:rStyle w:val="Aucun"/>
          <w:rFonts w:ascii="Times New Roman" w:hAnsi="Times New Roman"/>
          <w:u w:color="000000"/>
          <w:lang w:val="en-US"/>
          <w14:textOutline w14:w="12700" w14:cap="flat" w14:cmpd="sng" w14:algn="ctr">
            <w14:noFill/>
            <w14:prstDash w14:val="solid"/>
            <w14:miter w14:lim="400000"/>
          </w14:textOutline>
        </w:rPr>
        <w:t xml:space="preserve"> clades. The implications of these events on Hymenoptera have long intrigued evolutionary biologists, with hypotheses ranging from the ATR and MMPR </w:t>
      </w:r>
      <w:r>
        <w:rPr>
          <w:rStyle w:val="Aucun"/>
          <w:rFonts w:ascii="Times New Roman" w:hAnsi="Times New Roman"/>
          <w:b/>
          <w:bCs/>
          <w:u w:color="000000"/>
          <w:lang w:val="en-US"/>
          <w14:textOutline w14:w="12700" w14:cap="flat" w14:cmpd="sng" w14:algn="ctr">
            <w14:noFill/>
            <w14:prstDash w14:val="solid"/>
            <w14:miter w14:lim="400000"/>
          </w14:textOutline>
        </w:rPr>
        <w:t xml:space="preserve">favoring </w:t>
      </w:r>
      <w:r>
        <w:rPr>
          <w:rStyle w:val="Aucun"/>
          <w:rFonts w:ascii="Times New Roman" w:hAnsi="Times New Roman"/>
          <w:u w:color="000000"/>
          <w:lang w:val="en-US"/>
          <w14:textOutline w14:w="12700" w14:cap="flat" w14:cmpd="sng" w14:algn="ctr">
            <w14:noFill/>
            <w14:prstDash w14:val="solid"/>
            <w14:miter w14:lim="400000"/>
          </w14:textOutline>
        </w:rPr>
        <w:t>Hymenoptera</w:t>
      </w:r>
      <w:r>
        <w:rPr>
          <w:rStyle w:val="Aucun"/>
          <w:rFonts w:ascii="Times New Roman" w:hAnsi="Times New Roman"/>
          <w:b/>
          <w:bCs/>
          <w:u w:color="000000"/>
          <w:lang w:val="en-US"/>
          <w14:textOutline w14:w="12700" w14:cap="flat" w14:cmpd="sng" w14:algn="ctr">
            <w14:noFill/>
            <w14:prstDash w14:val="solid"/>
            <w14:miter w14:lim="400000"/>
          </w14:textOutline>
        </w:rPr>
        <w:t xml:space="preserve"> diversification</w:t>
      </w:r>
      <w:r>
        <w:rPr>
          <w:rStyle w:val="Aucun"/>
          <w:rFonts w:ascii="Times New Roman" w:hAnsi="Times New Roman"/>
          <w:u w:color="000000"/>
          <w:lang w:val="en-US"/>
          <w14:textOutline w14:w="12700" w14:cap="flat" w14:cmpd="sng" w14:algn="ctr">
            <w14:noFill/>
            <w14:prstDash w14:val="solid"/>
            <w14:miter w14:lim="400000"/>
          </w14:textOutline>
        </w:rPr>
        <w:t xml:space="preserve">, or potentially increasing their </w:t>
      </w:r>
      <w:r>
        <w:rPr>
          <w:rStyle w:val="Aucun"/>
          <w:rFonts w:ascii="Times New Roman" w:hAnsi="Times New Roman"/>
          <w:b/>
          <w:bCs/>
          <w:u w:color="000000"/>
          <w:lang w:val="en-US"/>
          <w14:textOutline w14:w="12700" w14:cap="flat" w14:cmpd="sng" w14:algn="ctr">
            <w14:noFill/>
            <w14:prstDash w14:val="solid"/>
            <w14:miter w14:lim="400000"/>
          </w14:textOutline>
        </w:rPr>
        <w:t>extinction</w:t>
      </w:r>
      <w:ins w:id="4" w:author="Fabien Condamine" w:date="2024-09-16T18:14:00Z" w16du:dateUtc="2024-09-16T16:14:00Z">
        <w:r w:rsidR="00546155">
          <w:rPr>
            <w:rStyle w:val="Aucun"/>
            <w:rFonts w:ascii="Times New Roman" w:hAnsi="Times New Roman"/>
            <w:b/>
            <w:bCs/>
            <w:u w:color="000000"/>
            <w:lang w:val="en-US"/>
            <w14:textOutline w14:w="12700" w14:cap="flat" w14:cmpd="sng" w14:algn="ctr">
              <w14:noFill/>
              <w14:prstDash w14:val="solid"/>
              <w14:miter w14:lim="400000"/>
            </w14:textOutline>
          </w:rPr>
          <w:t xml:space="preserve"> (turnover)</w:t>
        </w:r>
      </w:ins>
      <w:r>
        <w:rPr>
          <w:rStyle w:val="Aucun"/>
          <w:rFonts w:ascii="Times New Roman" w:hAnsi="Times New Roman"/>
          <w:u w:color="000000"/>
          <w:lang w:val="en-US"/>
          <w14:textOutline w14:w="12700" w14:cap="flat" w14:cmpd="sng" w14:algn="ctr">
            <w14:noFill/>
            <w14:prstDash w14:val="solid"/>
            <w14:miter w14:lim="400000"/>
          </w14:textOutline>
        </w:rPr>
        <w:t>. Our study investigates these hypotheses through a</w:t>
      </w:r>
      <w:del w:id="5" w:author="Fabien Condamine" w:date="2024-09-16T18:15:00Z" w16du:dateUtc="2024-09-16T16:15:00Z">
        <w:r w:rsidDel="00546155">
          <w:rPr>
            <w:rStyle w:val="Aucun"/>
            <w:rFonts w:ascii="Times New Roman" w:hAnsi="Times New Roman"/>
            <w:u w:color="000000"/>
            <w:lang w:val="en-US"/>
            <w14:textOutline w14:w="12700" w14:cap="flat" w14:cmpd="sng" w14:algn="ctr">
              <w14:noFill/>
              <w14:prstDash w14:val="solid"/>
              <w14:miter w14:lim="400000"/>
            </w14:textOutline>
          </w:rPr>
          <w:delText>n</w:delText>
        </w:r>
      </w:del>
      <w:r>
        <w:rPr>
          <w:rStyle w:val="Aucun"/>
          <w:rFonts w:ascii="Times New Roman" w:hAnsi="Times New Roman"/>
          <w:u w:color="000000"/>
          <w:lang w:val="en-US"/>
          <w14:textOutline w14:w="12700" w14:cap="flat" w14:cmpd="sng" w14:algn="ctr">
            <w14:noFill/>
            <w14:prstDash w14:val="solid"/>
            <w14:miter w14:lim="400000"/>
          </w14:textOutline>
        </w:rPr>
        <w:t xml:space="preserve"> </w:t>
      </w:r>
      <w:del w:id="6" w:author="Fabien Condamine" w:date="2024-09-16T18:15:00Z" w16du:dateUtc="2024-09-16T16:15:00Z">
        <w:r w:rsidDel="00546155">
          <w:rPr>
            <w:rStyle w:val="Aucun"/>
            <w:rFonts w:ascii="Times New Roman" w:hAnsi="Times New Roman"/>
            <w:u w:color="000000"/>
            <w:lang w:val="en-US"/>
            <w14:textOutline w14:w="12700" w14:cap="flat" w14:cmpd="sng" w14:algn="ctr">
              <w14:noFill/>
              <w14:prstDash w14:val="solid"/>
              <w14:miter w14:lim="400000"/>
            </w14:textOutline>
          </w:rPr>
          <w:delText xml:space="preserve">unprecedented </w:delText>
        </w:r>
      </w:del>
      <w:ins w:id="7" w:author="Fabien Condamine" w:date="2024-09-16T18:15:00Z" w16du:dateUtc="2024-09-16T16:15:00Z">
        <w:r w:rsidR="00546155">
          <w:rPr>
            <w:rStyle w:val="Aucun"/>
            <w:rFonts w:ascii="Times New Roman" w:hAnsi="Times New Roman"/>
            <w:u w:color="000000"/>
            <w:lang w:val="en-US"/>
            <w14:textOutline w14:w="12700" w14:cap="flat" w14:cmpd="sng" w14:algn="ctr">
              <w14:noFill/>
              <w14:prstDash w14:val="solid"/>
              <w14:miter w14:lim="400000"/>
            </w14:textOutline>
          </w:rPr>
          <w:t>novel</w:t>
        </w:r>
        <w:r w:rsidR="00546155">
          <w:rPr>
            <w:rStyle w:val="Aucun"/>
            <w:rFonts w:ascii="Times New Roman" w:hAnsi="Times New Roman"/>
            <w:u w:color="000000"/>
            <w:lang w:val="en-US"/>
            <w14:textOutline w14:w="12700" w14:cap="flat" w14:cmpd="sng" w14:algn="ctr">
              <w14:noFill/>
              <w14:prstDash w14:val="solid"/>
              <w14:miter w14:lim="400000"/>
            </w14:textOutline>
          </w:rPr>
          <w:t xml:space="preserve"> </w:t>
        </w:r>
      </w:ins>
      <w:r>
        <w:rPr>
          <w:rStyle w:val="Aucun"/>
          <w:rFonts w:ascii="Times New Roman" w:hAnsi="Times New Roman"/>
          <w:u w:color="000000"/>
          <w:lang w:val="en-US"/>
          <w14:textOutline w14:w="12700" w14:cap="flat" w14:cmpd="sng" w14:algn="ctr">
            <w14:noFill/>
            <w14:prstDash w14:val="solid"/>
            <w14:miter w14:lim="400000"/>
          </w14:textOutline>
        </w:rPr>
        <w:t xml:space="preserve">approach leveraging the fossil record and state-of-the-art Bayesian </w:t>
      </w:r>
      <w:del w:id="8" w:author="Fabien Condamine" w:date="2024-09-16T18:15:00Z" w16du:dateUtc="2024-09-16T16:15:00Z">
        <w:r w:rsidDel="00546155">
          <w:rPr>
            <w:rStyle w:val="Aucun"/>
            <w:rFonts w:ascii="Times New Roman" w:hAnsi="Times New Roman"/>
            <w:u w:color="000000"/>
            <w:lang w:val="en-US"/>
            <w14:textOutline w14:w="12700" w14:cap="flat" w14:cmpd="sng" w14:algn="ctr">
              <w14:noFill/>
              <w14:prstDash w14:val="solid"/>
              <w14:miter w14:lim="400000"/>
            </w14:textOutline>
          </w:rPr>
          <w:delText>modeling</w:delText>
        </w:r>
      </w:del>
      <w:ins w:id="9" w:author="Fabien Condamine" w:date="2024-09-16T18:15:00Z" w16du:dateUtc="2024-09-16T16:15:00Z">
        <w:r w:rsidR="00546155">
          <w:rPr>
            <w:rStyle w:val="Aucun"/>
            <w:rFonts w:ascii="Times New Roman" w:hAnsi="Times New Roman"/>
            <w:u w:color="000000"/>
            <w:lang w:val="en-US"/>
            <w14:textOutline w14:w="12700" w14:cap="flat" w14:cmpd="sng" w14:algn="ctr">
              <w14:noFill/>
              <w14:prstDash w14:val="solid"/>
              <w14:miter w14:lim="400000"/>
            </w14:textOutline>
          </w:rPr>
          <w:t>inferences</w:t>
        </w:r>
      </w:ins>
      <w:r>
        <w:rPr>
          <w:rStyle w:val="Aucun"/>
          <w:rFonts w:ascii="Times New Roman" w:hAnsi="Times New Roman"/>
          <w:u w:color="000000"/>
          <w:lang w:val="en-US"/>
          <w14:textOutline w14:w="12700" w14:cap="flat" w14:cmpd="sng" w14:algn="ctr">
            <w14:noFill/>
            <w14:prstDash w14:val="solid"/>
            <w14:miter w14:lim="400000"/>
          </w14:textOutline>
        </w:rPr>
        <w:t>.</w:t>
      </w:r>
      <w:r w:rsidRPr="00546155">
        <w:rPr>
          <w:rStyle w:val="Aucun"/>
          <w:rFonts w:ascii="Times New Roman" w:hAnsi="Times New Roman"/>
          <w:u w:color="000000"/>
          <w:lang w:val="en-US"/>
          <w14:textOutline w14:w="12700" w14:cap="flat" w14:cmpd="sng" w14:algn="ctr">
            <w14:noFill/>
            <w14:prstDash w14:val="solid"/>
            <w14:miter w14:lim="400000"/>
          </w14:textOutline>
          <w:rPrChange w:id="10" w:author="Fabien Condamine" w:date="2024-09-16T18:15:00Z" w16du:dateUtc="2024-09-16T16:15:00Z">
            <w:rPr>
              <w:rStyle w:val="Aucun"/>
              <w:rFonts w:ascii="Times New Roman" w:hAnsi="Times New Roman"/>
              <w:u w:color="000000"/>
              <w14:textOutline w14:w="12700" w14:cap="flat" w14:cmpd="sng" w14:algn="ctr">
                <w14:noFill/>
                <w14:prstDash w14:val="solid"/>
                <w14:miter w14:lim="400000"/>
              </w14:textOutline>
            </w:rPr>
          </w:rPrChange>
        </w:rPr>
        <w:t xml:space="preserve"> </w:t>
      </w:r>
      <w:r>
        <w:rPr>
          <w:rStyle w:val="Aucun"/>
          <w:rFonts w:ascii="Times New Roman" w:hAnsi="Times New Roman"/>
          <w:u w:color="000000"/>
          <w:lang w:val="en-US"/>
          <w14:textOutline w14:w="12700" w14:cap="flat" w14:cmpd="sng" w14:algn="ctr">
            <w14:noFill/>
            <w14:prstDash w14:val="solid"/>
            <w14:miter w14:lim="400000"/>
          </w14:textOutline>
        </w:rPr>
        <w:t>We report new insights into the past diversity dynamics of Hymenoptera and the impact of abiotic and biotic events on their origination and extinction rates.</w:t>
      </w:r>
    </w:p>
    <w:p w:rsidR="00AB2B29" w:rsidRPr="00546155" w:rsidRDefault="00000000">
      <w:pPr>
        <w:pStyle w:val="Pardfaut"/>
        <w:spacing w:before="0" w:line="240" w:lineRule="auto"/>
        <w:ind w:firstLine="720"/>
        <w:jc w:val="both"/>
        <w:rPr>
          <w:rFonts w:ascii="Cambria" w:eastAsia="Cambria" w:hAnsi="Cambria" w:cs="Cambria"/>
          <w:u w:color="000000"/>
          <w14:textOutline w14:w="12700" w14:cap="flat" w14:cmpd="sng" w14:algn="ctr">
            <w14:noFill/>
            <w14:prstDash w14:val="solid"/>
            <w14:miter w14:lim="400000"/>
          </w14:textOutline>
        </w:rPr>
      </w:pPr>
      <w:r>
        <w:rPr>
          <w:rStyle w:val="Aucun"/>
          <w:rFonts w:ascii="Times New Roman" w:hAnsi="Times New Roman"/>
          <w:u w:color="000000"/>
          <w:lang w:val="en-US"/>
          <w14:textOutline w14:w="12700" w14:cap="flat" w14:cmpd="sng" w14:algn="ctr">
            <w14:noFill/>
            <w14:prstDash w14:val="solid"/>
            <w14:miter w14:lim="400000"/>
          </w14:textOutline>
        </w:rPr>
        <w:t xml:space="preserve">Using cutting-edge </w:t>
      </w:r>
      <w:r>
        <w:rPr>
          <w:rStyle w:val="Aucun"/>
          <w:rFonts w:ascii="Times New Roman" w:hAnsi="Times New Roman"/>
          <w:b/>
          <w:bCs/>
          <w:u w:color="000000"/>
          <w:lang w:val="en-US"/>
          <w14:textOutline w14:w="12700" w14:cap="flat" w14:cmpd="sng" w14:algn="ctr">
            <w14:noFill/>
            <w14:prstDash w14:val="solid"/>
            <w14:miter w14:lim="400000"/>
          </w14:textOutline>
        </w:rPr>
        <w:t>Bayesian birth-death and Brownian models</w:t>
      </w:r>
      <w:r>
        <w:rPr>
          <w:rStyle w:val="Aucun"/>
          <w:rFonts w:ascii="Times New Roman" w:hAnsi="Times New Roman"/>
          <w:u w:color="000000"/>
          <w:lang w:val="en-US"/>
          <w14:textOutline w14:w="12700" w14:cap="flat" w14:cmpd="sng" w14:algn="ctr">
            <w14:noFill/>
            <w14:prstDash w14:val="solid"/>
            <w14:miter w14:lim="400000"/>
          </w14:textOutline>
        </w:rPr>
        <w:t xml:space="preserve">, we unveil the uneven evolutionary history of Hymenoptera. Specifically, we identify an increase in </w:t>
      </w:r>
      <w:del w:id="11" w:author="Fabien Condamine" w:date="2024-09-16T18:15:00Z" w16du:dateUtc="2024-09-16T16:15:00Z">
        <w:r w:rsidDel="00546155">
          <w:rPr>
            <w:rStyle w:val="Aucun"/>
            <w:rFonts w:ascii="Times New Roman" w:hAnsi="Times New Roman"/>
            <w:u w:color="000000"/>
            <w:lang w:val="en-US"/>
            <w14:textOutline w14:w="12700" w14:cap="flat" w14:cmpd="sng" w14:algn="ctr">
              <w14:noFill/>
              <w14:prstDash w14:val="solid"/>
              <w14:miter w14:lim="400000"/>
            </w14:textOutline>
          </w:rPr>
          <w:delText xml:space="preserve">Hymenoptera </w:delText>
        </w:r>
      </w:del>
      <w:r>
        <w:rPr>
          <w:rStyle w:val="Aucun"/>
          <w:rFonts w:ascii="Times New Roman" w:hAnsi="Times New Roman"/>
          <w:u w:color="000000"/>
          <w:lang w:val="en-US"/>
          <w14:textOutline w14:w="12700" w14:cap="flat" w14:cmpd="sng" w14:algn="ctr">
            <w14:noFill/>
            <w14:prstDash w14:val="solid"/>
            <w14:miter w14:lim="400000"/>
          </w14:textOutline>
        </w:rPr>
        <w:t>extinction rates during the Late Triassic, Late Jurassic, and early Late Cretaceous, while the</w:t>
      </w:r>
      <w:del w:id="12" w:author="Fabien Condamine" w:date="2024-09-16T18:16:00Z" w16du:dateUtc="2024-09-16T16:16:00Z">
        <w:r w:rsidDel="00546155">
          <w:rPr>
            <w:rStyle w:val="Aucun"/>
            <w:rFonts w:ascii="Times New Roman" w:hAnsi="Times New Roman"/>
            <w:u w:color="000000"/>
            <w:lang w:val="en-US"/>
            <w14:textOutline w14:w="12700" w14:cap="flat" w14:cmpd="sng" w14:algn="ctr">
              <w14:noFill/>
              <w14:prstDash w14:val="solid"/>
              <w14:miter w14:lim="400000"/>
            </w14:textOutline>
          </w:rPr>
          <w:delText>ir</w:delText>
        </w:r>
      </w:del>
      <w:r>
        <w:rPr>
          <w:rStyle w:val="Aucun"/>
          <w:rFonts w:ascii="Times New Roman" w:hAnsi="Times New Roman"/>
          <w:u w:color="000000"/>
          <w:lang w:val="en-US"/>
          <w14:textOutline w14:w="12700" w14:cap="flat" w14:cmpd="sng" w14:algn="ctr">
            <w14:noFill/>
            <w14:prstDash w14:val="solid"/>
            <w14:miter w14:lim="400000"/>
          </w14:textOutline>
        </w:rPr>
        <w:t xml:space="preserve"> origination increased during the </w:t>
      </w:r>
      <w:del w:id="13" w:author="Fabien Condamine" w:date="2024-09-16T18:16:00Z" w16du:dateUtc="2024-09-16T16:16:00Z">
        <w:r w:rsidDel="00546155">
          <w:rPr>
            <w:rStyle w:val="Aucun"/>
            <w:rFonts w:ascii="Times New Roman" w:hAnsi="Times New Roman"/>
            <w:u w:color="000000"/>
            <w:lang w:val="en-US"/>
            <w14:textOutline w14:w="12700" w14:cap="flat" w14:cmpd="sng" w14:algn="ctr">
              <w14:noFill/>
              <w14:prstDash w14:val="solid"/>
              <w14:miter w14:lim="400000"/>
            </w14:textOutline>
          </w:rPr>
          <w:delText xml:space="preserve">Late </w:delText>
        </w:r>
      </w:del>
      <w:ins w:id="14" w:author="Fabien Condamine" w:date="2024-09-16T18:16:00Z" w16du:dateUtc="2024-09-16T16:16:00Z">
        <w:r w:rsidR="00546155">
          <w:rPr>
            <w:rStyle w:val="Aucun"/>
            <w:rFonts w:ascii="Times New Roman" w:hAnsi="Times New Roman"/>
            <w:u w:color="000000"/>
            <w:lang w:val="en-US"/>
            <w14:textOutline w14:w="12700" w14:cap="flat" w14:cmpd="sng" w14:algn="ctr">
              <w14:noFill/>
              <w14:prstDash w14:val="solid"/>
              <w14:miter w14:lim="400000"/>
            </w14:textOutline>
          </w:rPr>
          <w:t>l</w:t>
        </w:r>
        <w:r w:rsidR="00546155">
          <w:rPr>
            <w:rStyle w:val="Aucun"/>
            <w:rFonts w:ascii="Times New Roman" w:hAnsi="Times New Roman"/>
            <w:u w:color="000000"/>
            <w:lang w:val="en-US"/>
            <w14:textOutline w14:w="12700" w14:cap="flat" w14:cmpd="sng" w14:algn="ctr">
              <w14:noFill/>
              <w14:prstDash w14:val="solid"/>
              <w14:miter w14:lim="400000"/>
            </w14:textOutline>
          </w:rPr>
          <w:t xml:space="preserve">ate </w:t>
        </w:r>
      </w:ins>
      <w:r>
        <w:rPr>
          <w:rStyle w:val="Aucun"/>
          <w:rFonts w:ascii="Times New Roman" w:hAnsi="Times New Roman"/>
          <w:u w:color="000000"/>
          <w:lang w:val="en-US"/>
          <w14:textOutline w14:w="12700" w14:cap="flat" w14:cmpd="sng" w14:algn="ctr">
            <w14:noFill/>
            <w14:prstDash w14:val="solid"/>
            <w14:miter w14:lim="400000"/>
          </w14:textOutline>
        </w:rPr>
        <w:t xml:space="preserve">Permian, Early-Middle Jurassic, Early Cretaceous, and Cenozoic. We demonstrate </w:t>
      </w:r>
      <w:r>
        <w:rPr>
          <w:rStyle w:val="Aucun"/>
          <w:rFonts w:ascii="Times New Roman" w:hAnsi="Times New Roman"/>
          <w:b/>
          <w:bCs/>
          <w:u w:color="000000"/>
          <w:lang w:val="en-US"/>
          <w14:textOutline w14:w="12700" w14:cap="flat" w14:cmpd="sng" w14:algn="ctr">
            <w14:noFill/>
            <w14:prstDash w14:val="solid"/>
            <w14:miter w14:lim="400000"/>
          </w14:textOutline>
        </w:rPr>
        <w:t>lineage-specific</w:t>
      </w:r>
      <w:r>
        <w:rPr>
          <w:rStyle w:val="Aucun"/>
          <w:rFonts w:ascii="Times New Roman" w:hAnsi="Times New Roman"/>
          <w:u w:color="000000"/>
          <w:lang w:val="en-US"/>
          <w14:textOutline w14:w="12700" w14:cap="flat" w14:cmpd="sng" w14:algn="ctr">
            <w14:noFill/>
            <w14:prstDash w14:val="solid"/>
            <w14:miter w14:lim="400000"/>
          </w14:textOutline>
        </w:rPr>
        <w:t xml:space="preserve"> </w:t>
      </w:r>
      <w:del w:id="15" w:author="Fabien Condamine" w:date="2024-09-16T18:16:00Z" w16du:dateUtc="2024-09-16T16:16:00Z">
        <w:r w:rsidDel="00546155">
          <w:rPr>
            <w:rStyle w:val="Aucun"/>
            <w:rFonts w:ascii="Times New Roman" w:hAnsi="Times New Roman"/>
            <w:u w:color="000000"/>
            <w:lang w:val="en-US"/>
            <w14:textOutline w14:w="12700" w14:cap="flat" w14:cmpd="sng" w14:algn="ctr">
              <w14:noFill/>
              <w14:prstDash w14:val="solid"/>
              <w14:miter w14:lim="400000"/>
            </w14:textOutline>
          </w:rPr>
          <w:delText xml:space="preserve">Hymenoptera </w:delText>
        </w:r>
      </w:del>
      <w:r>
        <w:rPr>
          <w:rStyle w:val="Aucun"/>
          <w:rFonts w:ascii="Times New Roman" w:hAnsi="Times New Roman"/>
          <w:u w:color="000000"/>
          <w:lang w:val="en-US"/>
          <w14:textOutline w14:w="12700" w14:cap="flat" w14:cmpd="sng" w14:algn="ctr">
            <w14:noFill/>
            <w14:prstDash w14:val="solid"/>
            <w14:miter w14:lim="400000"/>
          </w14:textOutline>
        </w:rPr>
        <w:t xml:space="preserve">diversification dynamics with Symphyta (sawflies), Apocrita, and Aculeata responding heterogeneously to past environmental upheavals. More importantly, our analyses provide the first </w:t>
      </w:r>
      <w:r>
        <w:rPr>
          <w:rStyle w:val="Aucun"/>
          <w:rFonts w:ascii="Times New Roman" w:hAnsi="Times New Roman"/>
          <w:b/>
          <w:bCs/>
          <w:u w:color="000000"/>
          <w:lang w:val="en-US"/>
          <w14:textOutline w14:w="12700" w14:cap="flat" w14:cmpd="sng" w14:algn="ctr">
            <w14:noFill/>
            <w14:prstDash w14:val="solid"/>
            <w14:miter w14:lim="400000"/>
          </w14:textOutline>
        </w:rPr>
        <w:t>robust temporal framework</w:t>
      </w:r>
      <w:r>
        <w:rPr>
          <w:rStyle w:val="Aucun"/>
          <w:rFonts w:ascii="Times New Roman" w:hAnsi="Times New Roman"/>
          <w:u w:color="000000"/>
          <w:lang w:val="en-US"/>
          <w14:textOutline w14:w="12700" w14:cap="flat" w14:cmpd="sng" w14:algn="ctr">
            <w14:noFill/>
            <w14:prstDash w14:val="solid"/>
            <w14:miter w14:lim="400000"/>
          </w14:textOutline>
        </w:rPr>
        <w:t xml:space="preserve"> for the </w:t>
      </w:r>
      <w:r>
        <w:rPr>
          <w:rStyle w:val="Aucun"/>
          <w:rFonts w:ascii="Times New Roman" w:hAnsi="Times New Roman"/>
          <w:b/>
          <w:bCs/>
          <w:u w:color="000000"/>
          <w:lang w:val="en-US"/>
          <w14:textOutline w14:w="12700" w14:cap="flat" w14:cmpd="sng" w14:algn="ctr">
            <w14:noFill/>
            <w14:prstDash w14:val="solid"/>
            <w14:miter w14:lim="400000"/>
          </w14:textOutline>
        </w:rPr>
        <w:t>origin and extinction</w:t>
      </w:r>
      <w:r>
        <w:rPr>
          <w:rStyle w:val="Aucun"/>
          <w:rFonts w:ascii="Times New Roman" w:hAnsi="Times New Roman"/>
          <w:u w:color="000000"/>
          <w:lang w:val="en-US"/>
          <w14:textOutline w14:w="12700" w14:cap="flat" w14:cmpd="sng" w14:algn="ctr">
            <w14:noFill/>
            <w14:prstDash w14:val="solid"/>
            <w14:miter w14:lim="400000"/>
          </w14:textOutline>
        </w:rPr>
        <w:t xml:space="preserve"> of</w:t>
      </w:r>
      <w:r>
        <w:rPr>
          <w:rStyle w:val="Aucun"/>
          <w:rFonts w:ascii="Times New Roman" w:hAnsi="Times New Roman"/>
          <w:b/>
          <w:bCs/>
          <w:u w:color="000000"/>
          <w:lang w:val="en-US"/>
          <w14:textOutline w14:w="12700" w14:cap="flat" w14:cmpd="sng" w14:algn="ctr">
            <w14:noFill/>
            <w14:prstDash w14:val="solid"/>
            <w14:miter w14:lim="400000"/>
          </w14:textOutline>
        </w:rPr>
        <w:t xml:space="preserve"> </w:t>
      </w:r>
      <w:del w:id="16" w:author="Fabien Condamine" w:date="2024-09-16T18:16:00Z" w16du:dateUtc="2024-09-16T16:16:00Z">
        <w:r w:rsidDel="00546155">
          <w:rPr>
            <w:rStyle w:val="Aucun"/>
            <w:rFonts w:ascii="Times New Roman" w:hAnsi="Times New Roman"/>
            <w:b/>
            <w:bCs/>
            <w:u w:color="000000"/>
            <w:lang w:val="en-US"/>
            <w14:textOutline w14:w="12700" w14:cap="flat" w14:cmpd="sng" w14:algn="ctr">
              <w14:noFill/>
              <w14:prstDash w14:val="solid"/>
              <w14:miter w14:lim="400000"/>
            </w14:textOutline>
          </w:rPr>
          <w:delText xml:space="preserve">Hymenoptera </w:delText>
        </w:r>
      </w:del>
      <w:ins w:id="17" w:author="Fabien Condamine" w:date="2024-09-16T18:16:00Z" w16du:dateUtc="2024-09-16T16:16:00Z">
        <w:r w:rsidR="00546155">
          <w:rPr>
            <w:rStyle w:val="Aucun"/>
            <w:rFonts w:ascii="Times New Roman" w:hAnsi="Times New Roman"/>
            <w:b/>
            <w:bCs/>
            <w:u w:color="000000"/>
            <w:lang w:val="en-US"/>
            <w14:textOutline w14:w="12700" w14:cap="flat" w14:cmpd="sng" w14:algn="ctr">
              <w14:noFill/>
              <w14:prstDash w14:val="solid"/>
              <w14:miter w14:lim="400000"/>
            </w14:textOutline>
          </w:rPr>
          <w:t>h</w:t>
        </w:r>
        <w:r w:rsidR="00546155">
          <w:rPr>
            <w:rStyle w:val="Aucun"/>
            <w:rFonts w:ascii="Times New Roman" w:hAnsi="Times New Roman"/>
            <w:b/>
            <w:bCs/>
            <w:u w:color="000000"/>
            <w:lang w:val="en-US"/>
            <w14:textOutline w14:w="12700" w14:cap="flat" w14:cmpd="sng" w14:algn="ctr">
              <w14:noFill/>
              <w14:prstDash w14:val="solid"/>
              <w14:miter w14:lim="400000"/>
            </w14:textOutline>
          </w:rPr>
          <w:t xml:space="preserve">ymenopteran </w:t>
        </w:r>
      </w:ins>
      <w:r>
        <w:rPr>
          <w:rStyle w:val="Aucun"/>
          <w:rFonts w:ascii="Times New Roman" w:hAnsi="Times New Roman"/>
          <w:b/>
          <w:bCs/>
          <w:u w:color="000000"/>
          <w:lang w:val="en-US"/>
          <w14:textOutline w14:w="12700" w14:cap="flat" w14:cmpd="sng" w14:algn="ctr">
            <w14:noFill/>
            <w14:prstDash w14:val="solid"/>
            <w14:miter w14:lim="400000"/>
          </w14:textOutline>
        </w:rPr>
        <w:t>lineages (extant and extinct)</w:t>
      </w:r>
      <w:r>
        <w:rPr>
          <w:rStyle w:val="Aucun"/>
          <w:rFonts w:ascii="Times New Roman" w:hAnsi="Times New Roman"/>
          <w:u w:color="000000"/>
          <w:lang w:val="en-US"/>
          <w14:textOutline w14:w="12700" w14:cap="flat" w14:cmpd="sng" w14:algn="ctr">
            <w14:noFill/>
            <w14:prstDash w14:val="solid"/>
            <w14:miter w14:lim="400000"/>
          </w14:textOutline>
        </w:rPr>
        <w:t xml:space="preserve">. Finally, we characterized successive replacement and diversification events in </w:t>
      </w:r>
      <w:proofErr w:type="spellStart"/>
      <w:r>
        <w:rPr>
          <w:rStyle w:val="Aucun"/>
          <w:rFonts w:ascii="Times New Roman" w:hAnsi="Times New Roman"/>
          <w:u w:color="000000"/>
          <w:lang w:val="en-US"/>
          <w14:textOutline w14:w="12700" w14:cap="flat" w14:cmpd="sng" w14:algn="ctr">
            <w14:noFill/>
            <w14:prstDash w14:val="solid"/>
            <w14:miter w14:lim="400000"/>
          </w14:textOutline>
        </w:rPr>
        <w:t>Symhyta</w:t>
      </w:r>
      <w:proofErr w:type="spellEnd"/>
      <w:r>
        <w:rPr>
          <w:rStyle w:val="Aucun"/>
          <w:rFonts w:ascii="Times New Roman" w:hAnsi="Times New Roman"/>
          <w:u w:color="000000"/>
          <w:lang w:val="en-US"/>
          <w14:textOutline w14:w="12700" w14:cap="flat" w14:cmpd="sng" w14:algn="ctr">
            <w14:noFill/>
            <w14:prstDash w14:val="solid"/>
            <w14:miter w14:lim="400000"/>
          </w14:textOutline>
        </w:rPr>
        <w:t xml:space="preserve">, </w:t>
      </w:r>
      <w:proofErr w:type="spellStart"/>
      <w:r>
        <w:rPr>
          <w:rStyle w:val="Aucun"/>
          <w:rFonts w:ascii="Times New Roman" w:hAnsi="Times New Roman"/>
          <w:u w:color="000000"/>
          <w:lang w:val="en-US"/>
          <w14:textOutline w14:w="12700" w14:cap="flat" w14:cmpd="sng" w14:algn="ctr">
            <w14:noFill/>
            <w14:prstDash w14:val="solid"/>
            <w14:miter w14:lim="400000"/>
          </w14:textOutline>
        </w:rPr>
        <w:t>Parasitoida</w:t>
      </w:r>
      <w:proofErr w:type="spellEnd"/>
      <w:r>
        <w:rPr>
          <w:rStyle w:val="Aucun"/>
          <w:rFonts w:ascii="Times New Roman" w:hAnsi="Times New Roman"/>
          <w:u w:color="000000"/>
          <w:lang w:val="en-US"/>
          <w14:textOutline w14:w="12700" w14:cap="flat" w14:cmpd="sng" w14:algn="ctr">
            <w14:noFill/>
            <w14:prstDash w14:val="solid"/>
            <w14:miter w14:lim="400000"/>
          </w14:textOutline>
        </w:rPr>
        <w:t>, and Aculeata lineages during the MMPR and the ATR, which occurred synchronously with changes in floral assemblages, notably the emergence of flowering plants during the ATR. Consequently, we propose that floral changes and angiosperm diversification, likely favored pollinator, predatory, and parasitoid lineages of wasps by triggering the diversification of plants or their phytophagous prey and host.</w:t>
      </w:r>
    </w:p>
    <w:p w:rsidR="00AB2B29" w:rsidRDefault="00000000">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 xml:space="preserve">Our results are further </w:t>
      </w:r>
      <w:del w:id="18" w:author="Fabien Condamine" w:date="2024-09-16T18:17:00Z" w16du:dateUtc="2024-09-16T16:17:00Z">
        <w:r w:rsidDel="00546155">
          <w:rPr>
            <w:rFonts w:ascii="Times New Roman" w:hAnsi="Times New Roman"/>
            <w:u w:color="000000"/>
            <w:lang w:val="en-US"/>
            <w14:textOutline w14:w="12700" w14:cap="flat" w14:cmpd="sng" w14:algn="ctr">
              <w14:noFill/>
              <w14:prstDash w14:val="solid"/>
              <w14:miter w14:lim="400000"/>
            </w14:textOutline>
          </w:rPr>
          <w:delText>set apart</w:delText>
        </w:r>
      </w:del>
      <w:ins w:id="19" w:author="Fabien Condamine" w:date="2024-09-16T18:17:00Z" w16du:dateUtc="2024-09-16T16:17:00Z">
        <w:r w:rsidR="00546155">
          <w:rPr>
            <w:rFonts w:ascii="Times New Roman" w:hAnsi="Times New Roman"/>
            <w:u w:color="000000"/>
            <w:lang w:val="en-US"/>
            <w14:textOutline w14:w="12700" w14:cap="flat" w14:cmpd="sng" w14:algn="ctr">
              <w14:noFill/>
              <w14:prstDash w14:val="solid"/>
              <w14:miter w14:lim="400000"/>
            </w14:textOutline>
          </w:rPr>
          <w:t>distingui</w:t>
        </w:r>
      </w:ins>
      <w:ins w:id="20" w:author="Fabien Condamine" w:date="2024-09-16T18:18:00Z" w16du:dateUtc="2024-09-16T16:18:00Z">
        <w:r w:rsidR="00546155">
          <w:rPr>
            <w:rFonts w:ascii="Times New Roman" w:hAnsi="Times New Roman"/>
            <w:u w:color="000000"/>
            <w:lang w:val="en-US"/>
            <w14:textOutline w14:w="12700" w14:cap="flat" w14:cmpd="sng" w14:algn="ctr">
              <w14:noFill/>
              <w14:prstDash w14:val="solid"/>
              <w14:miter w14:lim="400000"/>
            </w14:textOutline>
          </w:rPr>
          <w:t>shed</w:t>
        </w:r>
      </w:ins>
      <w:r>
        <w:rPr>
          <w:rFonts w:ascii="Times New Roman" w:hAnsi="Times New Roman"/>
          <w:u w:color="000000"/>
          <w:lang w:val="en-US"/>
          <w14:textOutline w14:w="12700" w14:cap="flat" w14:cmpd="sng" w14:algn="ctr">
            <w14:noFill/>
            <w14:prstDash w14:val="solid"/>
            <w14:miter w14:lim="400000"/>
          </w14:textOutline>
        </w:rPr>
        <w:t xml:space="preserve"> </w:t>
      </w:r>
      <w:del w:id="21" w:author="Fabien Condamine" w:date="2024-09-16T18:18:00Z" w16du:dateUtc="2024-09-16T16:18:00Z">
        <w:r w:rsidDel="00546155">
          <w:rPr>
            <w:rFonts w:ascii="Times New Roman" w:hAnsi="Times New Roman"/>
            <w:u w:color="000000"/>
            <w:lang w:val="en-US"/>
            <w14:textOutline w14:w="12700" w14:cap="flat" w14:cmpd="sng" w14:algn="ctr">
              <w14:noFill/>
              <w14:prstDash w14:val="solid"/>
              <w14:miter w14:lim="400000"/>
            </w14:textOutline>
          </w:rPr>
          <w:delText>because of</w:delText>
        </w:r>
      </w:del>
      <w:ins w:id="22" w:author="Fabien Condamine" w:date="2024-09-16T18:18:00Z" w16du:dateUtc="2024-09-16T16:18:00Z">
        <w:r w:rsidR="00546155">
          <w:rPr>
            <w:rFonts w:ascii="Times New Roman" w:hAnsi="Times New Roman"/>
            <w:u w:color="000000"/>
            <w:lang w:val="en-US"/>
            <w14:textOutline w14:w="12700" w14:cap="flat" w14:cmpd="sng" w14:algn="ctr">
              <w14:noFill/>
              <w14:prstDash w14:val="solid"/>
              <w14:miter w14:lim="400000"/>
            </w14:textOutline>
          </w:rPr>
          <w:t>by</w:t>
        </w:r>
      </w:ins>
      <w:r>
        <w:rPr>
          <w:rFonts w:ascii="Times New Roman" w:hAnsi="Times New Roman"/>
          <w:u w:color="000000"/>
          <w:lang w:val="en-US"/>
          <w14:textOutline w14:w="12700" w14:cap="flat" w14:cmpd="sng" w14:algn="ctr">
            <w14:noFill/>
            <w14:prstDash w14:val="solid"/>
            <w14:miter w14:lim="400000"/>
          </w14:textOutline>
        </w:rPr>
        <w:t xml:space="preserve"> the remarkable consistency of our analyses, under different models and sub-sampling strategies. This lends strong support to the hypothesis that the MMPR and ATR played pivotal roles in </w:t>
      </w:r>
      <w:r>
        <w:rPr>
          <w:rStyle w:val="Aucun"/>
          <w:rFonts w:ascii="Times New Roman" w:hAnsi="Times New Roman"/>
          <w:u w:color="000000"/>
          <w:lang w:val="en-US"/>
          <w14:textOutline w14:w="12700" w14:cap="flat" w14:cmpd="sng" w14:algn="ctr">
            <w14:noFill/>
            <w14:prstDash w14:val="solid"/>
            <w14:miter w14:lim="400000"/>
          </w14:textOutline>
        </w:rPr>
        <w:t>favoring</w:t>
      </w:r>
      <w:r w:rsidRPr="00546155">
        <w:rPr>
          <w:rStyle w:val="Aucun"/>
          <w:rFonts w:ascii="Times New Roman" w:hAnsi="Times New Roman"/>
          <w:u w:color="000000"/>
          <w:lang w:val="en-US"/>
          <w14:textOutline w14:w="12700" w14:cap="flat" w14:cmpd="sng" w14:algn="ctr">
            <w14:noFill/>
            <w14:prstDash w14:val="solid"/>
            <w14:miter w14:lim="400000"/>
          </w14:textOutline>
          <w:rPrChange w:id="23"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 xml:space="preserve"> faunal turnovers during </w:t>
      </w:r>
      <w:ins w:id="24" w:author="Fabien Condamine" w:date="2024-09-16T18:19:00Z" w16du:dateUtc="2024-09-16T16:19:00Z">
        <w:r w:rsidR="00546155" w:rsidRPr="00546155">
          <w:rPr>
            <w:rStyle w:val="Aucun"/>
            <w:rFonts w:ascii="Times New Roman" w:hAnsi="Times New Roman"/>
            <w:u w:color="000000"/>
            <w:lang w:val="en-US"/>
            <w14:textOutline w14:w="12700" w14:cap="flat" w14:cmpd="sng" w14:algn="ctr">
              <w14:noFill/>
              <w14:prstDash w14:val="solid"/>
              <w14:miter w14:lim="400000"/>
            </w14:textOutline>
            <w:rPrChange w:id="25"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 xml:space="preserve">the </w:t>
        </w:r>
      </w:ins>
      <w:del w:id="26" w:author="Fabien Condamine" w:date="2024-09-16T18:19:00Z" w16du:dateUtc="2024-09-16T16:19:00Z">
        <w:r w:rsidRPr="00546155" w:rsidDel="00546155">
          <w:rPr>
            <w:rStyle w:val="Aucun"/>
            <w:rFonts w:ascii="Times New Roman" w:hAnsi="Times New Roman"/>
            <w:u w:color="000000"/>
            <w:lang w:val="en-US"/>
            <w14:textOutline w14:w="12700" w14:cap="flat" w14:cmpd="sng" w14:algn="ctr">
              <w14:noFill/>
              <w14:prstDash w14:val="solid"/>
              <w14:miter w14:lim="400000"/>
            </w14:textOutline>
            <w:rPrChange w:id="27"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delText xml:space="preserve">Hymenoptera </w:delText>
        </w:r>
      </w:del>
      <w:ins w:id="28" w:author="Fabien Condamine" w:date="2024-09-16T18:19:00Z" w16du:dateUtc="2024-09-16T16:19:00Z">
        <w:r w:rsidR="00546155" w:rsidRPr="00546155">
          <w:rPr>
            <w:rStyle w:val="Aucun"/>
            <w:rFonts w:ascii="Times New Roman" w:hAnsi="Times New Roman"/>
            <w:u w:color="000000"/>
            <w:lang w:val="en-US"/>
            <w14:textOutline w14:w="12700" w14:cap="flat" w14:cmpd="sng" w14:algn="ctr">
              <w14:noFill/>
              <w14:prstDash w14:val="solid"/>
              <w14:miter w14:lim="400000"/>
            </w14:textOutline>
            <w:rPrChange w:id="29"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h</w:t>
        </w:r>
        <w:r w:rsidR="00546155" w:rsidRPr="00546155">
          <w:rPr>
            <w:rStyle w:val="Aucun"/>
            <w:rFonts w:ascii="Times New Roman" w:hAnsi="Times New Roman"/>
            <w:u w:color="000000"/>
            <w:lang w:val="en-US"/>
            <w14:textOutline w14:w="12700" w14:cap="flat" w14:cmpd="sng" w14:algn="ctr">
              <w14:noFill/>
              <w14:prstDash w14:val="solid"/>
              <w14:miter w14:lim="400000"/>
            </w14:textOutline>
            <w:rPrChange w:id="30"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ymenoptera</w:t>
        </w:r>
        <w:r w:rsidR="00546155" w:rsidRPr="00546155">
          <w:rPr>
            <w:rStyle w:val="Aucun"/>
            <w:rFonts w:ascii="Times New Roman" w:hAnsi="Times New Roman"/>
            <w:u w:color="000000"/>
            <w:lang w:val="en-US"/>
            <w14:textOutline w14:w="12700" w14:cap="flat" w14:cmpd="sng" w14:algn="ctr">
              <w14:noFill/>
              <w14:prstDash w14:val="solid"/>
              <w14:miter w14:lim="400000"/>
            </w14:textOutline>
            <w:rPrChange w:id="31"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n</w:t>
        </w:r>
        <w:r w:rsidR="00546155" w:rsidRPr="00546155">
          <w:rPr>
            <w:rStyle w:val="Aucun"/>
            <w:rFonts w:ascii="Times New Roman" w:hAnsi="Times New Roman"/>
            <w:u w:color="000000"/>
            <w:lang w:val="en-US"/>
            <w14:textOutline w14:w="12700" w14:cap="flat" w14:cmpd="sng" w14:algn="ctr">
              <w14:noFill/>
              <w14:prstDash w14:val="solid"/>
              <w14:miter w14:lim="400000"/>
            </w14:textOutline>
            <w:rPrChange w:id="32"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 xml:space="preserve"> </w:t>
        </w:r>
      </w:ins>
      <w:r w:rsidRPr="00546155">
        <w:rPr>
          <w:rStyle w:val="Aucun"/>
          <w:rFonts w:ascii="Times New Roman" w:hAnsi="Times New Roman"/>
          <w:u w:color="000000"/>
          <w:lang w:val="en-US"/>
          <w14:textOutline w14:w="12700" w14:cap="flat" w14:cmpd="sng" w14:algn="ctr">
            <w14:noFill/>
            <w14:prstDash w14:val="solid"/>
            <w14:miter w14:lim="400000"/>
          </w14:textOutline>
          <w:rPrChange w:id="33" w:author="Fabien Condamine" w:date="2024-09-16T18:19:00Z" w16du:dateUtc="2024-09-16T16:19:00Z">
            <w:rPr>
              <w:rStyle w:val="Aucun"/>
              <w:rFonts w:ascii="Times New Roman" w:hAnsi="Times New Roman"/>
              <w:u w:color="000000"/>
              <w14:textOutline w14:w="12700" w14:cap="flat" w14:cmpd="sng" w14:algn="ctr">
                <w14:noFill/>
                <w14:prstDash w14:val="solid"/>
                <w14:miter w14:lim="400000"/>
              </w14:textOutline>
            </w:rPr>
          </w:rPrChange>
        </w:rPr>
        <w:t>evolution</w:t>
      </w:r>
      <w:r>
        <w:rPr>
          <w:rFonts w:ascii="Times New Roman" w:hAnsi="Times New Roman"/>
          <w:u w:color="000000"/>
          <w:lang w:val="en-US"/>
          <w14:textOutline w14:w="12700" w14:cap="flat" w14:cmpd="sng" w14:algn="ctr">
            <w14:noFill/>
            <w14:prstDash w14:val="solid"/>
            <w14:miter w14:lim="400000"/>
          </w14:textOutline>
        </w:rPr>
        <w:t xml:space="preserve">, ultimately facilitating their evolutionary success and diversification during the Cenozoic. Accordingly, we believe the originality and novelty of these results will appeal to the broad readership of </w:t>
      </w:r>
      <w:del w:id="34" w:author="Fabien Condamine" w:date="2024-09-16T18:19:00Z" w16du:dateUtc="2024-09-16T16:19:00Z">
        <w:r w:rsidRPr="00546155" w:rsidDel="00546155">
          <w:rPr>
            <w:rFonts w:ascii="Times New Roman" w:hAnsi="Times New Roman"/>
            <w:i/>
            <w:iCs/>
            <w:u w:color="000000"/>
            <w:lang w:val="en-US"/>
            <w14:textOutline w14:w="12700" w14:cap="flat" w14:cmpd="sng" w14:algn="ctr">
              <w14:noFill/>
              <w14:prstDash w14:val="solid"/>
              <w14:miter w14:lim="400000"/>
            </w14:textOutline>
            <w:rPrChange w:id="35" w:author="Fabien Condamine" w:date="2024-09-16T18:19:00Z" w16du:dateUtc="2024-09-16T16:19:00Z">
              <w:rPr>
                <w:rFonts w:ascii="Times New Roman" w:hAnsi="Times New Roman"/>
                <w:u w:color="000000"/>
                <w:lang w:val="en-US"/>
                <w14:textOutline w14:w="12700" w14:cap="flat" w14:cmpd="sng" w14:algn="ctr">
                  <w14:noFill/>
                  <w14:prstDash w14:val="solid"/>
                  <w14:miter w14:lim="400000"/>
                </w14:textOutline>
              </w:rPr>
            </w:rPrChange>
          </w:rPr>
          <w:delText xml:space="preserve">PNAS </w:delText>
        </w:r>
      </w:del>
      <w:ins w:id="36" w:author="Fabien Condamine" w:date="2024-09-16T18:19:00Z" w16du:dateUtc="2024-09-16T16:19:00Z">
        <w:r w:rsidR="00546155" w:rsidRPr="00546155">
          <w:rPr>
            <w:rFonts w:ascii="Times New Roman" w:hAnsi="Times New Roman"/>
            <w:i/>
            <w:iCs/>
            <w:u w:color="000000"/>
            <w:lang w:val="en-US"/>
            <w14:textOutline w14:w="12700" w14:cap="flat" w14:cmpd="sng" w14:algn="ctr">
              <w14:noFill/>
              <w14:prstDash w14:val="solid"/>
              <w14:miter w14:lim="400000"/>
            </w14:textOutline>
            <w:rPrChange w:id="37" w:author="Fabien Condamine" w:date="2024-09-16T18:19:00Z" w16du:dateUtc="2024-09-16T16:19:00Z">
              <w:rPr>
                <w:rFonts w:ascii="Times New Roman" w:hAnsi="Times New Roman"/>
                <w:u w:color="000000"/>
                <w:lang w:val="en-US"/>
                <w14:textOutline w14:w="12700" w14:cap="flat" w14:cmpd="sng" w14:algn="ctr">
                  <w14:noFill/>
                  <w14:prstDash w14:val="solid"/>
                  <w14:miter w14:lim="400000"/>
                </w14:textOutline>
              </w:rPr>
            </w:rPrChange>
          </w:rPr>
          <w:t>Current Biology</w:t>
        </w:r>
        <w:r w:rsidR="00546155">
          <w:rPr>
            <w:rFonts w:ascii="Times New Roman" w:hAnsi="Times New Roman"/>
            <w:u w:color="000000"/>
            <w:lang w:val="en-US"/>
            <w14:textOutline w14:w="12700" w14:cap="flat" w14:cmpd="sng" w14:algn="ctr">
              <w14:noFill/>
              <w14:prstDash w14:val="solid"/>
              <w14:miter w14:lim="400000"/>
            </w14:textOutline>
          </w:rPr>
          <w:t xml:space="preserve"> </w:t>
        </w:r>
      </w:ins>
      <w:r>
        <w:rPr>
          <w:rFonts w:ascii="Times New Roman" w:hAnsi="Times New Roman"/>
          <w:u w:color="000000"/>
          <w:lang w:val="en-US"/>
          <w14:textOutline w14:w="12700" w14:cap="flat" w14:cmpd="sng" w14:algn="ctr">
            <w14:noFill/>
            <w14:prstDash w14:val="solid"/>
            <w14:miter w14:lim="400000"/>
          </w14:textOutline>
        </w:rPr>
        <w:t>and hope that you will share our excitement for the study presented.</w:t>
      </w:r>
    </w:p>
    <w:p w:rsidR="00AB2B29" w:rsidRDefault="00000000">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eastAsia="Times New Roman" w:hAnsi="Times New Roman" w:cs="Times New Roman"/>
          <w:noProof/>
          <w:u w:color="000000"/>
          <w:lang w:val="en-US"/>
          <w14:textOutline w14:w="12700" w14:cap="flat" w14:cmpd="sng" w14:algn="ctr">
            <w14:noFill/>
            <w14:prstDash w14:val="solid"/>
            <w14:miter w14:lim="400000"/>
          </w14:textOutline>
        </w:rPr>
        <mc:AlternateContent>
          <mc:Choice Requires="wps">
            <w:drawing>
              <wp:anchor distT="0" distB="0" distL="0" distR="0" simplePos="0" relativeHeight="251661312" behindDoc="0" locked="0" layoutInCell="1" allowOverlap="1">
                <wp:simplePos x="0" y="0"/>
                <wp:positionH relativeFrom="margin">
                  <wp:posOffset>-6350</wp:posOffset>
                </wp:positionH>
                <wp:positionV relativeFrom="line">
                  <wp:posOffset>233386</wp:posOffset>
                </wp:positionV>
                <wp:extent cx="6120057" cy="521393"/>
                <wp:effectExtent l="0" t="0" r="0" b="0"/>
                <wp:wrapTopAndBottom distT="0" distB="0"/>
                <wp:docPr id="1073741827" name="officeArt object" descr="Corentin Jouault…"/>
                <wp:cNvGraphicFramePr/>
                <a:graphic xmlns:a="http://schemas.openxmlformats.org/drawingml/2006/main">
                  <a:graphicData uri="http://schemas.microsoft.com/office/word/2010/wordprocessingShape">
                    <wps:wsp>
                      <wps:cNvSpPr txBox="1"/>
                      <wps:spPr>
                        <a:xfrm>
                          <a:off x="0" y="0"/>
                          <a:ext cx="6120057" cy="521393"/>
                        </a:xfrm>
                        <a:prstGeom prst="rect">
                          <a:avLst/>
                        </a:prstGeom>
                        <a:noFill/>
                        <a:ln w="12700" cap="flat">
                          <a:noFill/>
                          <a:miter lim="400000"/>
                        </a:ln>
                        <a:effectLst/>
                      </wps:spPr>
                      <wps:txbx>
                        <w:txbxContent>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Corentin Jouault</w:t>
                            </w:r>
                          </w:p>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Oxford University Museum of Natural History, Oxford University, Parks Road, Oxford, OX1 3PW, UK.</w:t>
                            </w:r>
                          </w:p>
                          <w:p w:rsidR="00AB2B29" w:rsidRDefault="00000000">
                            <w:pPr>
                              <w:tabs>
                                <w:tab w:val="center" w:pos="4536"/>
                                <w:tab w:val="right" w:pos="9046"/>
                              </w:tabs>
                              <w:jc w:val="both"/>
                            </w:pPr>
                            <w:proofErr w:type="gramStart"/>
                            <w:r>
                              <w:rPr>
                                <w:rStyle w:val="Aucun"/>
                                <w:rFonts w:cs="Arial Unicode MS"/>
                                <w:i/>
                                <w:iCs/>
                                <w:color w:val="000000"/>
                                <w:sz w:val="20"/>
                                <w:szCs w:val="20"/>
                                <w:u w:color="000000"/>
                                <w14:textOutline w14:w="0" w14:cap="flat" w14:cmpd="sng" w14:algn="ctr">
                                  <w14:noFill/>
                                  <w14:prstDash w14:val="solid"/>
                                  <w14:bevel/>
                                </w14:textOutline>
                              </w:rPr>
                              <w:t>Phone:</w:t>
                            </w:r>
                            <w:proofErr w:type="gramEnd"/>
                            <w:r>
                              <w:rPr>
                                <w:rStyle w:val="Aucun"/>
                                <w:rFonts w:cs="Arial Unicode MS"/>
                                <w:i/>
                                <w:iCs/>
                                <w:color w:val="000000"/>
                                <w:sz w:val="20"/>
                                <w:szCs w:val="20"/>
                                <w:u w:color="000000"/>
                                <w14:textOutline w14:w="0" w14:cap="flat" w14:cmpd="sng" w14:algn="ctr">
                                  <w14:noFill/>
                                  <w14:prstDash w14:val="solid"/>
                                  <w14:bevel/>
                                </w14:textOutline>
                              </w:rPr>
                              <w:t xml:space="preserve"> +33 699 757 962 | Email: </w:t>
                            </w:r>
                            <w:hyperlink r:id="rId9" w:history="1">
                              <w:r>
                                <w:rPr>
                                  <w:rStyle w:val="Hyperlink0"/>
                                  <w:rFonts w:eastAsia="Arial Unicode MS" w:cs="Arial Unicode MS"/>
                                  <w:sz w:val="20"/>
                                  <w:szCs w:val="20"/>
                                  <w14:textOutline w14:w="0" w14:cap="flat" w14:cmpd="sng" w14:algn="ctr">
                                    <w14:noFill/>
                                    <w14:prstDash w14:val="solid"/>
                                    <w14:bevel/>
                                  </w14:textOutline>
                                </w:rPr>
                                <w:t>jouaultc0@gmail.com</w:t>
                              </w:r>
                            </w:hyperlink>
                          </w:p>
                        </w:txbxContent>
                      </wps:txbx>
                      <wps:bodyPr wrap="square" lIns="50800" tIns="50800" rIns="50800" bIns="50800" numCol="1" anchor="t">
                        <a:noAutofit/>
                      </wps:bodyPr>
                    </wps:wsp>
                  </a:graphicData>
                </a:graphic>
              </wp:anchor>
            </w:drawing>
          </mc:Choice>
          <mc:Fallback>
            <w:pict>
              <v:shapetype id="_x0000_t202" coordsize="21600,21600" o:spt="202" path="m,l,21600r21600,l21600,xe">
                <v:stroke joinstyle="miter"/>
                <v:path gradientshapeok="t" o:connecttype="rect"/>
              </v:shapetype>
              <v:shape id="officeArt object" o:spid="_x0000_s1026" type="#_x0000_t202" alt="Corentin Jouault…" style="position:absolute;left:0;text-align:left;margin-left:-.5pt;margin-top:18.4pt;width:481.9pt;height:41.05pt;z-index:251661312;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" filled="f" stroked="f" strokeweight="1pt">
                <v:stroke miterlimit="4"/>
                <v:textbox inset="4pt,4pt,4pt,4pt">
                  <w:txbxContent>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Corentin Jouault</w:t>
                      </w:r>
                    </w:p>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Oxford University Museum of Natural History, Oxford University, Parks Road, Oxford, OX1 3PW, UK.</w:t>
                      </w:r>
                    </w:p>
                    <w:p w:rsidR="00AB2B29" w:rsidRDefault="00000000">
                      <w:pPr>
                        <w:tabs>
                          <w:tab w:val="center" w:pos="4536"/>
                          <w:tab w:val="right" w:pos="9046"/>
                        </w:tabs>
                        <w:jc w:val="both"/>
                      </w:pPr>
                      <w:proofErr w:type="gramStart"/>
                      <w:r>
                        <w:rPr>
                          <w:rStyle w:val="Aucun"/>
                          <w:rFonts w:cs="Arial Unicode MS"/>
                          <w:i/>
                          <w:iCs/>
                          <w:color w:val="000000"/>
                          <w:sz w:val="20"/>
                          <w:szCs w:val="20"/>
                          <w:u w:color="000000"/>
                          <w14:textOutline w14:w="0" w14:cap="flat" w14:cmpd="sng" w14:algn="ctr">
                            <w14:noFill/>
                            <w14:prstDash w14:val="solid"/>
                            <w14:bevel/>
                          </w14:textOutline>
                        </w:rPr>
                        <w:t>Phone:</w:t>
                      </w:r>
                      <w:proofErr w:type="gramEnd"/>
                      <w:r>
                        <w:rPr>
                          <w:rStyle w:val="Aucun"/>
                          <w:rFonts w:cs="Arial Unicode MS"/>
                          <w:i/>
                          <w:iCs/>
                          <w:color w:val="000000"/>
                          <w:sz w:val="20"/>
                          <w:szCs w:val="20"/>
                          <w:u w:color="000000"/>
                          <w14:textOutline w14:w="0" w14:cap="flat" w14:cmpd="sng" w14:algn="ctr">
                            <w14:noFill/>
                            <w14:prstDash w14:val="solid"/>
                            <w14:bevel/>
                          </w14:textOutline>
                        </w:rPr>
                        <w:t xml:space="preserve"> +33 699 757 962 | Email: </w:t>
                      </w:r>
                      <w:hyperlink r:id="rId10" w:history="1">
                        <w:r>
                          <w:rPr>
                            <w:rStyle w:val="Hyperlink0"/>
                            <w:rFonts w:eastAsia="Arial Unicode MS" w:cs="Arial Unicode MS"/>
                            <w:sz w:val="20"/>
                            <w:szCs w:val="20"/>
                            <w14:textOutline w14:w="0" w14:cap="flat" w14:cmpd="sng" w14:algn="ctr">
                              <w14:noFill/>
                              <w14:prstDash w14:val="solid"/>
                              <w14:bevel/>
                            </w14:textOutline>
                          </w:rPr>
                          <w:t>jouaultc0@gmail.com</w:t>
                        </w:r>
                      </w:hyperlink>
                    </w:p>
                  </w:txbxContent>
                </v:textbox>
                <w10:wrap type="topAndBottom" anchorx="margin" anchory="line"/>
              </v:shape>
            </w:pict>
          </mc:Fallback>
        </mc:AlternateContent>
      </w:r>
    </w:p>
    <w:p w:rsidR="00AB2B29" w:rsidRDefault="00000000">
      <w:pPr>
        <w:pStyle w:val="Pardfaut"/>
        <w:spacing w:before="0" w:line="240" w:lineRule="auto"/>
        <w:ind w:firstLine="720"/>
        <w:jc w:val="both"/>
        <w:rPr>
          <w:rStyle w:val="Aucun"/>
          <w:rFonts w:ascii="Times New Roman" w:eastAsia="Times New Roman" w:hAnsi="Times New Roman" w:cs="Times New Roman"/>
          <w:u w:color="000000"/>
          <w:lang w:val="en-US"/>
          <w14:textOutline w14:w="12700" w14:cap="flat" w14:cmpd="sng" w14:algn="ctr">
            <w14:noFill/>
            <w14:prstDash w14:val="solid"/>
            <w14:miter w14:lim="400000"/>
          </w14:textOutline>
        </w:rPr>
      </w:pPr>
      <w:r>
        <w:rPr>
          <w:rStyle w:val="Aucun"/>
          <w:rFonts w:ascii="Times New Roman" w:hAnsi="Times New Roman"/>
          <w:u w:color="000000"/>
          <w:lang w:val="en-US"/>
          <w14:textOutline w14:w="12700" w14:cap="flat" w14:cmpd="sng" w14:algn="ctr">
            <w14:noFill/>
            <w14:prstDash w14:val="solid"/>
            <w14:miter w14:lim="400000"/>
          </w14:textOutline>
        </w:rPr>
        <w:lastRenderedPageBreak/>
        <w:t>For qualified reviewers, we would</w:t>
      </w:r>
      <w:r>
        <w:rPr>
          <w:rStyle w:val="Aucun"/>
          <w:rFonts w:ascii="Times New Roman" w:eastAsia="Times New Roman" w:hAnsi="Times New Roman" w:cs="Times New Roman"/>
          <w:noProof/>
          <w:u w:color="000000"/>
          <w:lang w:val="en-US"/>
          <w14:textOutline w14:w="12700" w14:cap="flat" w14:cmpd="sng" w14:algn="ctr">
            <w14:noFill/>
            <w14:prstDash w14:val="solid"/>
            <w14:miter w14:lim="400000"/>
          </w14:textOutline>
        </w:rPr>
        <w:drawing>
          <wp:anchor distT="152400" distB="152400" distL="152400" distR="152400" simplePos="0" relativeHeight="251663360" behindDoc="0" locked="0" layoutInCell="1" allowOverlap="1">
            <wp:simplePos x="0" y="0"/>
            <wp:positionH relativeFrom="margin">
              <wp:posOffset>-6350</wp:posOffset>
            </wp:positionH>
            <wp:positionV relativeFrom="page">
              <wp:posOffset>286782</wp:posOffset>
            </wp:positionV>
            <wp:extent cx="1201284" cy="1198014"/>
            <wp:effectExtent l="0" t="0" r="0" b="0"/>
            <wp:wrapTopAndBottom distT="152400" distB="152400"/>
            <wp:docPr id="1073741828" name="officeArt object" descr="Oxford University-01.png"/>
            <wp:cNvGraphicFramePr/>
            <a:graphic xmlns:a="http://schemas.openxmlformats.org/drawingml/2006/main">
              <a:graphicData uri="http://schemas.openxmlformats.org/drawingml/2006/picture">
                <pic:pic xmlns:pic="http://schemas.openxmlformats.org/drawingml/2006/picture">
                  <pic:nvPicPr>
                    <pic:cNvPr id="1073741828" name="Oxford University-01.png" descr="Oxford University-01.png"/>
                    <pic:cNvPicPr>
                      <a:picLocks noChangeAspect="1"/>
                    </pic:cNvPicPr>
                  </pic:nvPicPr>
                  <pic:blipFill>
                    <a:blip r:embed="rId8"/>
                    <a:srcRect l="10889" t="10995" r="10889" b="10995"/>
                    <a:stretch>
                      <a:fillRect/>
                    </a:stretch>
                  </pic:blipFill>
                  <pic:spPr>
                    <a:xfrm>
                      <a:off x="0" y="0"/>
                      <a:ext cx="1201284" cy="1198014"/>
                    </a:xfrm>
                    <a:prstGeom prst="rect">
                      <a:avLst/>
                    </a:prstGeom>
                    <a:ln w="12700" cap="flat">
                      <a:noFill/>
                      <a:miter lim="400000"/>
                    </a:ln>
                    <a:effectLst/>
                  </pic:spPr>
                </pic:pic>
              </a:graphicData>
            </a:graphic>
          </wp:anchor>
        </w:drawing>
      </w:r>
      <w:r>
        <w:rPr>
          <w:rStyle w:val="Aucun"/>
          <w:rFonts w:ascii="Times New Roman" w:eastAsia="Times New Roman" w:hAnsi="Times New Roman" w:cs="Times New Roman"/>
          <w:noProof/>
          <w:u w:color="000000"/>
          <w:lang w:val="en-US"/>
          <w14:textOutline w14:w="12700" w14:cap="flat" w14:cmpd="sng" w14:algn="ctr">
            <w14:noFill/>
            <w14:prstDash w14:val="solid"/>
            <w14:miter w14:lim="400000"/>
          </w14:textOutline>
        </w:rPr>
        <w:drawing>
          <wp:anchor distT="152400" distB="152400" distL="152400" distR="152400" simplePos="0" relativeHeight="251664384" behindDoc="0" locked="0" layoutInCell="1" allowOverlap="1">
            <wp:simplePos x="0" y="0"/>
            <wp:positionH relativeFrom="margin">
              <wp:posOffset>3789238</wp:posOffset>
            </wp:positionH>
            <wp:positionV relativeFrom="page">
              <wp:posOffset>528665</wp:posOffset>
            </wp:positionV>
            <wp:extent cx="2324469" cy="714401"/>
            <wp:effectExtent l="0" t="0" r="0" b="0"/>
            <wp:wrapTopAndBottom distT="152400" distB="152400"/>
            <wp:docPr id="1073741829" name="officeArt object" descr="mnh-ou-logo-landscape-black-1308x402.png"/>
            <wp:cNvGraphicFramePr/>
            <a:graphic xmlns:a="http://schemas.openxmlformats.org/drawingml/2006/main">
              <a:graphicData uri="http://schemas.openxmlformats.org/drawingml/2006/picture">
                <pic:pic xmlns:pic="http://schemas.openxmlformats.org/drawingml/2006/picture">
                  <pic:nvPicPr>
                    <pic:cNvPr id="1073741829" name="mnh-ou-logo-landscape-black-1308x402.png" descr="mnh-ou-logo-landscape-black-1308x402.png"/>
                    <pic:cNvPicPr>
                      <a:picLocks noChangeAspect="1"/>
                    </pic:cNvPicPr>
                  </pic:nvPicPr>
                  <pic:blipFill>
                    <a:blip r:embed="rId7"/>
                    <a:stretch>
                      <a:fillRect/>
                    </a:stretch>
                  </pic:blipFill>
                  <pic:spPr>
                    <a:xfrm>
                      <a:off x="0" y="0"/>
                      <a:ext cx="2324469" cy="714401"/>
                    </a:xfrm>
                    <a:prstGeom prst="rect">
                      <a:avLst/>
                    </a:prstGeom>
                    <a:ln w="12700" cap="flat">
                      <a:noFill/>
                      <a:miter lim="400000"/>
                    </a:ln>
                    <a:effectLst/>
                  </pic:spPr>
                </pic:pic>
              </a:graphicData>
            </a:graphic>
          </wp:anchor>
        </w:drawing>
      </w:r>
      <w:r>
        <w:rPr>
          <w:rStyle w:val="Aucun"/>
          <w:rFonts w:ascii="Times New Roman" w:hAnsi="Times New Roman"/>
          <w:u w:color="000000"/>
          <w:lang w:val="en-US"/>
          <w14:textOutline w14:w="12700" w14:cap="flat" w14:cmpd="sng" w14:algn="ctr">
            <w14:noFill/>
            <w14:prstDash w14:val="solid"/>
            <w14:miter w14:lim="400000"/>
          </w14:textOutline>
        </w:rPr>
        <w:t xml:space="preserve"> like to recommend:</w:t>
      </w:r>
    </w:p>
    <w:p w:rsidR="00AB2B29" w:rsidRDefault="00AB2B29">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
    <w:p w:rsidR="00AB2B29" w:rsidRPr="00546155" w:rsidRDefault="00000000" w:rsidP="00546155">
      <w:pPr>
        <w:pStyle w:val="Pardfaut"/>
        <w:numPr>
          <w:ilvl w:val="0"/>
          <w:numId w:val="1"/>
        </w:numPr>
        <w:spacing w:before="0" w:line="240" w:lineRule="auto"/>
        <w:jc w:val="both"/>
        <w:rPr>
          <w:ins w:id="38" w:author="Fabien Condamine" w:date="2024-09-16T18:19:00Z" w16du:dateUtc="2024-09-16T16:19:00Z"/>
          <w:rFonts w:ascii="Times New Roman" w:eastAsia="Times New Roman" w:hAnsi="Times New Roman" w:cs="Times New Roman"/>
          <w:u w:color="000000"/>
          <w:lang w:val="en-US"/>
          <w14:textOutline w14:w="12700" w14:cap="flat" w14:cmpd="sng" w14:algn="ctr">
            <w14:noFill/>
            <w14:prstDash w14:val="solid"/>
            <w14:miter w14:lim="400000"/>
          </w14:textOutline>
          <w:rPrChange w:id="39" w:author="Fabien Condamine" w:date="2024-09-16T18:19:00Z" w16du:dateUtc="2024-09-16T16:19:00Z">
            <w:rPr>
              <w:ins w:id="40" w:author="Fabien Condamine" w:date="2024-09-16T18:19:00Z" w16du:dateUtc="2024-09-16T16:19:00Z"/>
              <w:rFonts w:ascii="Times New Roman" w:hAnsi="Times New Roman"/>
              <w:u w:color="000000"/>
              <w:lang w:val="en-US"/>
              <w14:textOutline w14:w="12700" w14:cap="flat" w14:cmpd="sng" w14:algn="ctr">
                <w14:noFill/>
                <w14:prstDash w14:val="solid"/>
                <w14:miter w14:lim="400000"/>
              </w14:textOutline>
            </w:rPr>
          </w:rPrChange>
        </w:rPr>
      </w:pPr>
      <w:del w:id="41" w:author="Fabien Condamine" w:date="2024-09-16T18:19:00Z" w16du:dateUtc="2024-09-16T16:19:00Z">
        <w:r w:rsidDel="00546155">
          <w:rPr>
            <w:rFonts w:ascii="Times New Roman" w:hAnsi="Times New Roman"/>
            <w:u w:color="000000"/>
            <w:lang w:val="en-US"/>
            <w14:textOutline w14:w="12700" w14:cap="flat" w14:cmpd="sng" w14:algn="ctr">
              <w14:noFill/>
              <w14:prstDash w14:val="solid"/>
              <w14:miter w14:lim="400000"/>
            </w14:textOutline>
          </w:rPr>
          <w:delText>-</w:delText>
        </w:r>
        <w:r w:rsidDel="00546155">
          <w:rPr>
            <w:rFonts w:ascii="Times New Roman" w:hAnsi="Times New Roman"/>
            <w:u w:color="000000"/>
            <w:lang w:val="en-US"/>
            <w14:textOutline w14:w="12700" w14:cap="flat" w14:cmpd="sng" w14:algn="ctr">
              <w14:noFill/>
              <w14:prstDash w14:val="solid"/>
              <w14:miter w14:lim="400000"/>
            </w14:textOutline>
          </w:rPr>
          <w:delText>XXXXX</w:delText>
        </w:r>
      </w:del>
      <w:ins w:id="42" w:author="Fabien Condamine" w:date="2024-09-16T18:19:00Z" w16du:dateUtc="2024-09-16T16:19:00Z">
        <w:r w:rsidR="00546155">
          <w:rPr>
            <w:rFonts w:ascii="Times New Roman" w:hAnsi="Times New Roman"/>
            <w:u w:color="000000"/>
            <w:lang w:val="en-US"/>
            <w14:textOutline w14:w="12700" w14:cap="flat" w14:cmpd="sng" w14:algn="ctr">
              <w14:noFill/>
              <w14:prstDash w14:val="solid"/>
              <w14:miter w14:lim="400000"/>
            </w14:textOutline>
          </w:rPr>
          <w:t>Daniele Silvestro</w:t>
        </w:r>
      </w:ins>
    </w:p>
    <w:p w:rsidR="00546155" w:rsidRPr="00546155" w:rsidRDefault="00546155" w:rsidP="00546155">
      <w:pPr>
        <w:pStyle w:val="Pardfaut"/>
        <w:numPr>
          <w:ilvl w:val="0"/>
          <w:numId w:val="1"/>
        </w:numPr>
        <w:spacing w:before="0" w:line="240" w:lineRule="auto"/>
        <w:jc w:val="both"/>
        <w:rPr>
          <w:ins w:id="43" w:author="Fabien Condamine" w:date="2024-09-16T18:19:00Z" w16du:dateUtc="2024-09-16T16:19:00Z"/>
          <w:rFonts w:ascii="Times New Roman" w:eastAsia="Times New Roman" w:hAnsi="Times New Roman" w:cs="Times New Roman"/>
          <w:u w:color="000000"/>
          <w:lang w:val="en-US"/>
          <w14:textOutline w14:w="12700" w14:cap="flat" w14:cmpd="sng" w14:algn="ctr">
            <w14:noFill/>
            <w14:prstDash w14:val="solid"/>
            <w14:miter w14:lim="400000"/>
          </w14:textOutline>
          <w:rPrChange w:id="44" w:author="Fabien Condamine" w:date="2024-09-16T18:19:00Z" w16du:dateUtc="2024-09-16T16:19:00Z">
            <w:rPr>
              <w:ins w:id="45" w:author="Fabien Condamine" w:date="2024-09-16T18:19:00Z" w16du:dateUtc="2024-09-16T16:19:00Z"/>
              <w:rFonts w:ascii="Times New Roman" w:hAnsi="Times New Roman"/>
              <w:u w:color="000000"/>
              <w:lang w:val="en-US"/>
              <w14:textOutline w14:w="12700" w14:cap="flat" w14:cmpd="sng" w14:algn="ctr">
                <w14:noFill/>
                <w14:prstDash w14:val="solid"/>
                <w14:miter w14:lim="400000"/>
              </w14:textOutline>
            </w:rPr>
          </w:rPrChange>
        </w:rPr>
      </w:pPr>
      <w:ins w:id="46" w:author="Fabien Condamine" w:date="2024-09-16T18:19:00Z" w16du:dateUtc="2024-09-16T16:19:00Z">
        <w:r>
          <w:rPr>
            <w:rFonts w:ascii="Times New Roman" w:hAnsi="Times New Roman"/>
            <w:u w:color="000000"/>
            <w:lang w:val="en-US"/>
            <w14:textOutline w14:w="12700" w14:cap="flat" w14:cmpd="sng" w14:algn="ctr">
              <w14:noFill/>
              <w14:prstDash w14:val="solid"/>
              <w14:miter w14:lim="400000"/>
            </w14:textOutline>
          </w:rPr>
          <w:t xml:space="preserve">Juan </w:t>
        </w:r>
        <w:proofErr w:type="spellStart"/>
        <w:r>
          <w:rPr>
            <w:rFonts w:ascii="Times New Roman" w:hAnsi="Times New Roman"/>
            <w:u w:color="000000"/>
            <w:lang w:val="en-US"/>
            <w14:textOutline w14:w="12700" w14:cap="flat" w14:cmpd="sng" w14:algn="ctr">
              <w14:noFill/>
              <w14:prstDash w14:val="solid"/>
              <w14:miter w14:lim="400000"/>
            </w14:textOutline>
          </w:rPr>
          <w:t>Cantalapiedra</w:t>
        </w:r>
        <w:proofErr w:type="spellEnd"/>
      </w:ins>
    </w:p>
    <w:p w:rsidR="00546155" w:rsidRPr="00546155" w:rsidRDefault="00546155" w:rsidP="00546155">
      <w:pPr>
        <w:pStyle w:val="Pardfaut"/>
        <w:numPr>
          <w:ilvl w:val="0"/>
          <w:numId w:val="1"/>
        </w:numPr>
        <w:spacing w:before="0" w:line="240" w:lineRule="auto"/>
        <w:jc w:val="both"/>
        <w:rPr>
          <w:ins w:id="47" w:author="Fabien Condamine" w:date="2024-09-16T18:19:00Z" w16du:dateUtc="2024-09-16T16:19:00Z"/>
          <w:rFonts w:ascii="Times New Roman" w:eastAsia="Times New Roman" w:hAnsi="Times New Roman" w:cs="Times New Roman"/>
          <w:u w:color="000000"/>
          <w:lang w:val="en-US"/>
          <w14:textOutline w14:w="12700" w14:cap="flat" w14:cmpd="sng" w14:algn="ctr">
            <w14:noFill/>
            <w14:prstDash w14:val="solid"/>
            <w14:miter w14:lim="400000"/>
          </w14:textOutline>
          <w:rPrChange w:id="48" w:author="Fabien Condamine" w:date="2024-09-16T18:19:00Z" w16du:dateUtc="2024-09-16T16:19:00Z">
            <w:rPr>
              <w:ins w:id="49" w:author="Fabien Condamine" w:date="2024-09-16T18:19:00Z" w16du:dateUtc="2024-09-16T16:19:00Z"/>
              <w:rFonts w:ascii="Times New Roman" w:hAnsi="Times New Roman"/>
              <w:u w:color="000000"/>
              <w:lang w:val="en-US"/>
              <w14:textOutline w14:w="12700" w14:cap="flat" w14:cmpd="sng" w14:algn="ctr">
                <w14:noFill/>
                <w14:prstDash w14:val="solid"/>
                <w14:miter w14:lim="400000"/>
              </w14:textOutline>
            </w:rPr>
          </w:rPrChange>
        </w:rPr>
      </w:pPr>
      <w:ins w:id="50" w:author="Fabien Condamine" w:date="2024-09-16T18:19:00Z" w16du:dateUtc="2024-09-16T16:19:00Z">
        <w:r>
          <w:rPr>
            <w:rFonts w:ascii="Times New Roman" w:hAnsi="Times New Roman"/>
            <w:u w:color="000000"/>
            <w:lang w:val="en-US"/>
            <w14:textOutline w14:w="12700" w14:cap="flat" w14:cmpd="sng" w14:algn="ctr">
              <w14:noFill/>
              <w14:prstDash w14:val="solid"/>
              <w14:miter w14:lim="400000"/>
            </w14:textOutline>
          </w:rPr>
          <w:t>Bonn</w:t>
        </w:r>
      </w:ins>
      <w:ins w:id="51" w:author="Fabien Condamine" w:date="2024-09-16T18:20:00Z" w16du:dateUtc="2024-09-16T16:20:00Z">
        <w:r>
          <w:rPr>
            <w:rFonts w:ascii="Times New Roman" w:hAnsi="Times New Roman"/>
            <w:u w:color="000000"/>
            <w:lang w:val="en-US"/>
            <w14:textOutline w14:w="12700" w14:cap="flat" w14:cmpd="sng" w14:algn="ctr">
              <w14:noFill/>
              <w14:prstDash w14:val="solid"/>
              <w14:miter w14:lim="400000"/>
            </w14:textOutline>
          </w:rPr>
          <w:t>i</w:t>
        </w:r>
      </w:ins>
      <w:ins w:id="52" w:author="Fabien Condamine" w:date="2024-09-16T18:19:00Z" w16du:dateUtc="2024-09-16T16:19:00Z">
        <w:r>
          <w:rPr>
            <w:rFonts w:ascii="Times New Roman" w:hAnsi="Times New Roman"/>
            <w:u w:color="000000"/>
            <w:lang w:val="en-US"/>
            <w14:textOutline w14:w="12700" w14:cap="flat" w14:cmpd="sng" w14:algn="ctr">
              <w14:noFill/>
              <w14:prstDash w14:val="solid"/>
              <w14:miter w14:lim="400000"/>
            </w14:textOutline>
          </w:rPr>
          <w:t xml:space="preserve">e </w:t>
        </w:r>
        <w:proofErr w:type="spellStart"/>
        <w:r>
          <w:rPr>
            <w:rFonts w:ascii="Times New Roman" w:hAnsi="Times New Roman"/>
            <w:u w:color="000000"/>
            <w:lang w:val="en-US"/>
            <w14:textOutline w14:w="12700" w14:cap="flat" w14:cmpd="sng" w14:algn="ctr">
              <w14:noFill/>
              <w14:prstDash w14:val="solid"/>
              <w14:miter w14:lim="400000"/>
            </w14:textOutline>
          </w:rPr>
          <w:t>Blaimer</w:t>
        </w:r>
        <w:proofErr w:type="spellEnd"/>
      </w:ins>
    </w:p>
    <w:p w:rsidR="00546155" w:rsidRPr="00546155" w:rsidRDefault="00546155" w:rsidP="00546155">
      <w:pPr>
        <w:pStyle w:val="Pardfaut"/>
        <w:numPr>
          <w:ilvl w:val="0"/>
          <w:numId w:val="1"/>
        </w:numPr>
        <w:spacing w:before="0" w:line="240" w:lineRule="auto"/>
        <w:jc w:val="both"/>
        <w:rPr>
          <w:ins w:id="53" w:author="Fabien Condamine" w:date="2024-09-16T18:19:00Z" w16du:dateUtc="2024-09-16T16:19:00Z"/>
          <w:rFonts w:ascii="Times New Roman" w:eastAsia="Times New Roman" w:hAnsi="Times New Roman" w:cs="Times New Roman"/>
          <w:u w:color="000000"/>
          <w:lang w:val="en-US"/>
          <w14:textOutline w14:w="12700" w14:cap="flat" w14:cmpd="sng" w14:algn="ctr">
            <w14:noFill/>
            <w14:prstDash w14:val="solid"/>
            <w14:miter w14:lim="400000"/>
          </w14:textOutline>
          <w:rPrChange w:id="54" w:author="Fabien Condamine" w:date="2024-09-16T18:19:00Z" w16du:dateUtc="2024-09-16T16:19:00Z">
            <w:rPr>
              <w:ins w:id="55" w:author="Fabien Condamine" w:date="2024-09-16T18:19:00Z" w16du:dateUtc="2024-09-16T16:19:00Z"/>
              <w:rFonts w:ascii="Times New Roman" w:hAnsi="Times New Roman"/>
              <w:u w:color="000000"/>
              <w:lang w:val="en-US"/>
              <w14:textOutline w14:w="12700" w14:cap="flat" w14:cmpd="sng" w14:algn="ctr">
                <w14:noFill/>
                <w14:prstDash w14:val="solid"/>
                <w14:miter w14:lim="400000"/>
              </w14:textOutline>
            </w:rPr>
          </w:rPrChange>
        </w:rPr>
      </w:pPr>
      <w:ins w:id="56" w:author="Fabien Condamine" w:date="2024-09-16T18:19:00Z" w16du:dateUtc="2024-09-16T16:19:00Z">
        <w:r>
          <w:rPr>
            <w:rFonts w:ascii="Times New Roman" w:hAnsi="Times New Roman"/>
            <w:u w:color="000000"/>
            <w:lang w:val="en-US"/>
            <w14:textOutline w14:w="12700" w14:cap="flat" w14:cmpd="sng" w14:algn="ctr">
              <w14:noFill/>
              <w14:prstDash w14:val="solid"/>
              <w14:miter w14:lim="400000"/>
            </w14:textOutline>
          </w:rPr>
          <w:t>Corrie Moreau</w:t>
        </w:r>
      </w:ins>
    </w:p>
    <w:p w:rsidR="00546155" w:rsidRPr="00546155" w:rsidRDefault="00546155" w:rsidP="00546155">
      <w:pPr>
        <w:pStyle w:val="Pardfaut"/>
        <w:numPr>
          <w:ilvl w:val="0"/>
          <w:numId w:val="1"/>
        </w:numPr>
        <w:spacing w:before="0" w:line="240" w:lineRule="auto"/>
        <w:jc w:val="both"/>
        <w:rPr>
          <w:ins w:id="57" w:author="Fabien Condamine" w:date="2024-09-16T18:20:00Z" w16du:dateUtc="2024-09-16T16:20:00Z"/>
          <w:rFonts w:ascii="Times New Roman" w:eastAsia="Times New Roman" w:hAnsi="Times New Roman" w:cs="Times New Roman"/>
          <w:u w:color="000000"/>
          <w:lang w:val="en-US"/>
          <w14:textOutline w14:w="12700" w14:cap="flat" w14:cmpd="sng" w14:algn="ctr">
            <w14:noFill/>
            <w14:prstDash w14:val="solid"/>
            <w14:miter w14:lim="400000"/>
          </w14:textOutline>
          <w:rPrChange w:id="58" w:author="Fabien Condamine" w:date="2024-09-16T18:20:00Z" w16du:dateUtc="2024-09-16T16:20:00Z">
            <w:rPr>
              <w:ins w:id="59" w:author="Fabien Condamine" w:date="2024-09-16T18:20:00Z" w16du:dateUtc="2024-09-16T16:20:00Z"/>
              <w:rFonts w:ascii="Times New Roman" w:hAnsi="Times New Roman"/>
              <w:u w:color="000000"/>
              <w:lang w:val="en-US"/>
              <w14:textOutline w14:w="12700" w14:cap="flat" w14:cmpd="sng" w14:algn="ctr">
                <w14:noFill/>
                <w14:prstDash w14:val="solid"/>
                <w14:miter w14:lim="400000"/>
              </w14:textOutline>
            </w:rPr>
          </w:rPrChange>
        </w:rPr>
      </w:pPr>
      <w:ins w:id="60" w:author="Fabien Condamine" w:date="2024-09-16T18:20:00Z" w16du:dateUtc="2024-09-16T16:20:00Z">
        <w:r>
          <w:rPr>
            <w:rFonts w:ascii="Times New Roman" w:hAnsi="Times New Roman"/>
            <w:u w:color="000000"/>
            <w:lang w:val="en-US"/>
            <w14:textOutline w14:w="12700" w14:cap="flat" w14:cmpd="sng" w14:algn="ctr">
              <w14:noFill/>
              <w14:prstDash w14:val="solid"/>
              <w14:miter w14:lim="400000"/>
            </w14:textOutline>
          </w:rPr>
          <w:t xml:space="preserve">Evan </w:t>
        </w:r>
        <w:proofErr w:type="spellStart"/>
        <w:r>
          <w:rPr>
            <w:rFonts w:ascii="Times New Roman" w:hAnsi="Times New Roman"/>
            <w:u w:color="000000"/>
            <w:lang w:val="en-US"/>
            <w14:textOutline w14:w="12700" w14:cap="flat" w14:cmpd="sng" w14:algn="ctr">
              <w14:noFill/>
              <w14:prstDash w14:val="solid"/>
              <w14:miter w14:lim="400000"/>
            </w14:textOutline>
          </w:rPr>
          <w:t>Economo</w:t>
        </w:r>
        <w:proofErr w:type="spellEnd"/>
      </w:ins>
    </w:p>
    <w:p w:rsidR="00546155" w:rsidRDefault="00546155" w:rsidP="00546155">
      <w:pPr>
        <w:pStyle w:val="Pardfaut"/>
        <w:numPr>
          <w:ilvl w:val="0"/>
          <w:numId w:val="1"/>
        </w:numPr>
        <w:spacing w:before="0" w:line="240" w:lineRule="auto"/>
        <w:jc w:val="both"/>
        <w:rPr>
          <w:ins w:id="61" w:author="Fabien Condamine" w:date="2024-09-16T18:21:00Z" w16du:dateUtc="2024-09-16T16:21:00Z"/>
          <w:rFonts w:ascii="Times New Roman" w:eastAsia="Times New Roman" w:hAnsi="Times New Roman" w:cs="Times New Roman"/>
          <w:u w:color="000000"/>
          <w:lang w:val="en-US"/>
          <w14:textOutline w14:w="12700" w14:cap="flat" w14:cmpd="sng" w14:algn="ctr">
            <w14:noFill/>
            <w14:prstDash w14:val="solid"/>
            <w14:miter w14:lim="400000"/>
          </w14:textOutline>
        </w:rPr>
      </w:pPr>
      <w:ins w:id="62" w:author="Fabien Condamine" w:date="2024-09-16T18:20:00Z" w16du:dateUtc="2024-09-16T16:20:00Z">
        <w:r>
          <w:rPr>
            <w:rFonts w:ascii="Times New Roman" w:eastAsia="Times New Roman" w:hAnsi="Times New Roman" w:cs="Times New Roman"/>
            <w:u w:color="000000"/>
            <w:lang w:val="en-US"/>
            <w14:textOutline w14:w="12700" w14:cap="flat" w14:cmpd="sng" w14:algn="ctr">
              <w14:noFill/>
              <w14:prstDash w14:val="solid"/>
              <w14:miter w14:lim="400000"/>
            </w14:textOutline>
          </w:rPr>
          <w:t xml:space="preserve">John </w:t>
        </w:r>
        <w:proofErr w:type="spellStart"/>
        <w:r>
          <w:rPr>
            <w:rFonts w:ascii="Times New Roman" w:eastAsia="Times New Roman" w:hAnsi="Times New Roman" w:cs="Times New Roman"/>
            <w:u w:color="000000"/>
            <w:lang w:val="en-US"/>
            <w14:textOutline w14:w="12700" w14:cap="flat" w14:cmpd="sng" w14:algn="ctr">
              <w14:noFill/>
              <w14:prstDash w14:val="solid"/>
              <w14:miter w14:lim="400000"/>
            </w14:textOutline>
          </w:rPr>
          <w:t>Heraty</w:t>
        </w:r>
      </w:ins>
      <w:proofErr w:type="spellEnd"/>
    </w:p>
    <w:p w:rsidR="00546155" w:rsidRDefault="00546155" w:rsidP="00546155">
      <w:pPr>
        <w:pStyle w:val="Pardfaut"/>
        <w:numPr>
          <w:ilvl w:val="0"/>
          <w:numId w:val="1"/>
        </w:numPr>
        <w:spacing w:before="0" w:line="240" w:lineRule="auto"/>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Change w:id="63" w:author="Fabien Condamine" w:date="2024-09-16T18:19:00Z" w16du:dateUtc="2024-09-16T16:19:00Z">
          <w:pPr>
            <w:pStyle w:val="Pardfaut"/>
            <w:spacing w:before="0" w:line="240" w:lineRule="auto"/>
            <w:ind w:firstLine="720"/>
            <w:jc w:val="both"/>
          </w:pPr>
        </w:pPrChange>
      </w:pPr>
      <w:proofErr w:type="spellStart"/>
      <w:ins w:id="64" w:author="Fabien Condamine" w:date="2024-09-16T18:21:00Z" w16du:dateUtc="2024-09-16T16:21:00Z">
        <w:r w:rsidRPr="00546155">
          <w:rPr>
            <w:rFonts w:ascii="Times New Roman" w:eastAsia="Times New Roman" w:hAnsi="Times New Roman" w:cs="Times New Roman"/>
            <w:u w:color="000000"/>
            <w:lang w:val="en-US"/>
            <w14:textOutline w14:w="12700" w14:cap="flat" w14:cmpd="sng" w14:algn="ctr">
              <w14:noFill/>
              <w14:prstDash w14:val="solid"/>
              <w14:miter w14:lim="400000"/>
            </w14:textOutline>
          </w:rPr>
          <w:t>Seraina</w:t>
        </w:r>
        <w:proofErr w:type="spellEnd"/>
        <w:r w:rsidRPr="00546155">
          <w:rPr>
            <w:rFonts w:ascii="Times New Roman" w:eastAsia="Times New Roman" w:hAnsi="Times New Roman" w:cs="Times New Roman"/>
            <w:u w:color="000000"/>
            <w:lang w:val="en-US"/>
            <w14:textOutline w14:w="12700" w14:cap="flat" w14:cmpd="sng" w14:algn="ctr">
              <w14:noFill/>
              <w14:prstDash w14:val="solid"/>
              <w14:miter w14:lim="400000"/>
            </w14:textOutline>
          </w:rPr>
          <w:t xml:space="preserve"> </w:t>
        </w:r>
        <w:proofErr w:type="spellStart"/>
        <w:r w:rsidRPr="00546155">
          <w:rPr>
            <w:rFonts w:ascii="Times New Roman" w:eastAsia="Times New Roman" w:hAnsi="Times New Roman" w:cs="Times New Roman"/>
            <w:u w:color="000000"/>
            <w:lang w:val="en-US"/>
            <w14:textOutline w14:w="12700" w14:cap="flat" w14:cmpd="sng" w14:algn="ctr">
              <w14:noFill/>
              <w14:prstDash w14:val="solid"/>
              <w14:miter w14:lim="400000"/>
            </w14:textOutline>
          </w:rPr>
          <w:t>Klopfstein</w:t>
        </w:r>
      </w:ins>
      <w:proofErr w:type="spellEnd"/>
    </w:p>
    <w:p w:rsidR="00AB2B29" w:rsidRDefault="00AB2B29">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
    <w:p w:rsidR="00AB2B29" w:rsidRDefault="00AB2B29">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
    <w:p w:rsidR="00AB2B29" w:rsidRDefault="00000000">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 xml:space="preserve">Sincerely yours, </w:t>
      </w:r>
    </w:p>
    <w:p w:rsidR="00AB2B29" w:rsidRDefault="00AB2B29">
      <w:pPr>
        <w:pStyle w:val="Pardfaut"/>
        <w:spacing w:before="0" w:line="240" w:lineRule="auto"/>
        <w:ind w:firstLine="720"/>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
    <w:p w:rsidR="00AB2B29" w:rsidRPr="00546155" w:rsidRDefault="00546155" w:rsidP="00546155">
      <w:pPr>
        <w:pStyle w:val="Pardfaut"/>
        <w:spacing w:before="0" w:line="240" w:lineRule="auto"/>
        <w:ind w:firstLine="720"/>
        <w:jc w:val="center"/>
        <w:rPr>
          <w:lang w:val="en-US"/>
          <w:rPrChange w:id="65" w:author="Fabien Condamine" w:date="2024-09-16T18:17:00Z" w16du:dateUtc="2024-09-16T16:17:00Z">
            <w:rPr/>
          </w:rPrChange>
        </w:rPr>
        <w:pPrChange w:id="66" w:author="Fabien Condamine" w:date="2024-09-16T18:17:00Z" w16du:dateUtc="2024-09-16T16:17:00Z">
          <w:pPr>
            <w:pStyle w:val="Pardfaut"/>
            <w:spacing w:before="0" w:line="240" w:lineRule="auto"/>
            <w:ind w:firstLine="720"/>
            <w:jc w:val="both"/>
          </w:pPr>
        </w:pPrChange>
      </w:pPr>
      <w:ins w:id="67" w:author="Fabien Condamine" w:date="2024-09-16T18:17:00Z" w16du:dateUtc="2024-09-16T16:17:00Z">
        <w:r>
          <w:rPr>
            <w:rFonts w:ascii="Times New Roman" w:eastAsia="Times New Roman" w:hAnsi="Times New Roman" w:cs="Times New Roman"/>
            <w:u w:color="000000"/>
            <w:lang w:val="en-US"/>
            <w14:textOutline w14:w="12700" w14:cap="flat" w14:cmpd="sng" w14:algn="ctr">
              <w14:noFill/>
              <w14:prstDash w14:val="solid"/>
              <w14:miter w14:lim="400000"/>
            </w14:textOutline>
          </w:rPr>
          <w:t xml:space="preserve">Dr. </w:t>
        </w:r>
      </w:ins>
      <w:r w:rsidR="00000000">
        <w:rPr>
          <w:rFonts w:ascii="Times New Roman" w:hAnsi="Times New Roman"/>
          <w:u w:color="000000"/>
          <w:lang w:val="en-US"/>
          <w14:textOutline w14:w="12700" w14:cap="flat" w14:cmpd="sng" w14:algn="ctr">
            <w14:noFill/>
            <w14:prstDash w14:val="solid"/>
            <w14:miter w14:lim="400000"/>
          </w14:textOutline>
        </w:rPr>
        <w:t xml:space="preserve">Corentin </w:t>
      </w:r>
      <w:proofErr w:type="spellStart"/>
      <w:r w:rsidR="00000000">
        <w:rPr>
          <w:rFonts w:ascii="Times New Roman" w:hAnsi="Times New Roman"/>
          <w:u w:color="000000"/>
          <w:lang w:val="en-US"/>
          <w14:textOutline w14:w="12700" w14:cap="flat" w14:cmpd="sng" w14:algn="ctr">
            <w14:noFill/>
            <w14:prstDash w14:val="solid"/>
            <w14:miter w14:lim="400000"/>
          </w14:textOutline>
        </w:rPr>
        <w:t>Jouault</w:t>
      </w:r>
      <w:proofErr w:type="spellEnd"/>
      <w:r w:rsidR="00000000">
        <w:rPr>
          <w:rFonts w:ascii="Times New Roman" w:hAnsi="Times New Roman"/>
          <w:u w:color="000000"/>
          <w:lang w:val="en-US"/>
          <w14:textOutline w14:w="12700" w14:cap="flat" w14:cmpd="sng" w14:algn="ctr">
            <w14:noFill/>
            <w14:prstDash w14:val="solid"/>
            <w14:miter w14:lim="400000"/>
          </w14:textOutline>
        </w:rPr>
        <w:t>, On behalf of my co-authors</w:t>
      </w:r>
      <w:r w:rsidR="00000000">
        <w:rPr>
          <w:rFonts w:ascii="Times New Roman" w:eastAsia="Times New Roman" w:hAnsi="Times New Roman" w:cs="Times New Roman"/>
          <w:noProof/>
          <w:u w:color="000000"/>
          <w:lang w:val="en-US"/>
          <w14:textOutline w14:w="12700" w14:cap="flat" w14:cmpd="sng" w14:algn="ctr">
            <w14:noFill/>
            <w14:prstDash w14:val="solid"/>
            <w14:miter w14:lim="400000"/>
          </w14:textOutline>
        </w:rPr>
        <mc:AlternateContent>
          <mc:Choice Requires="wps">
            <w:drawing>
              <wp:anchor distT="0" distB="0" distL="0" distR="0" simplePos="0" relativeHeight="251662336" behindDoc="0" locked="0" layoutInCell="1" allowOverlap="1">
                <wp:simplePos x="0" y="0"/>
                <wp:positionH relativeFrom="margin">
                  <wp:posOffset>-6350</wp:posOffset>
                </wp:positionH>
                <wp:positionV relativeFrom="line">
                  <wp:posOffset>8136943</wp:posOffset>
                </wp:positionV>
                <wp:extent cx="6120057" cy="521393"/>
                <wp:effectExtent l="0" t="0" r="0" b="0"/>
                <wp:wrapTopAndBottom distT="0" distB="0"/>
                <wp:docPr id="1073741830" name="officeArt object" descr="Corentin Jouault…"/>
                <wp:cNvGraphicFramePr/>
                <a:graphic xmlns:a="http://schemas.openxmlformats.org/drawingml/2006/main">
                  <a:graphicData uri="http://schemas.microsoft.com/office/word/2010/wordprocessingShape">
                    <wps:wsp>
                      <wps:cNvSpPr txBox="1"/>
                      <wps:spPr>
                        <a:xfrm>
                          <a:off x="0" y="0"/>
                          <a:ext cx="6120057" cy="521393"/>
                        </a:xfrm>
                        <a:prstGeom prst="rect">
                          <a:avLst/>
                        </a:prstGeom>
                        <a:noFill/>
                        <a:ln w="12700" cap="flat">
                          <a:noFill/>
                          <a:miter lim="400000"/>
                        </a:ln>
                        <a:effectLst/>
                      </wps:spPr>
                      <wps:txbx>
                        <w:txbxContent>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Corentin Jouault</w:t>
                            </w:r>
                          </w:p>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Oxford University Museum of Natural History, Oxford University, Parks Road, Oxford, OX1 3PW, UK.</w:t>
                            </w:r>
                          </w:p>
                          <w:p w:rsidR="00AB2B29" w:rsidRDefault="00000000">
                            <w:pPr>
                              <w:tabs>
                                <w:tab w:val="center" w:pos="4536"/>
                                <w:tab w:val="right" w:pos="9046"/>
                              </w:tabs>
                              <w:jc w:val="both"/>
                            </w:pPr>
                            <w:proofErr w:type="gramStart"/>
                            <w:r>
                              <w:rPr>
                                <w:rStyle w:val="Aucun"/>
                                <w:rFonts w:cs="Arial Unicode MS"/>
                                <w:i/>
                                <w:iCs/>
                                <w:color w:val="000000"/>
                                <w:sz w:val="20"/>
                                <w:szCs w:val="20"/>
                                <w:u w:color="000000"/>
                                <w14:textOutline w14:w="0" w14:cap="flat" w14:cmpd="sng" w14:algn="ctr">
                                  <w14:noFill/>
                                  <w14:prstDash w14:val="solid"/>
                                  <w14:bevel/>
                                </w14:textOutline>
                              </w:rPr>
                              <w:t>Phone:</w:t>
                            </w:r>
                            <w:proofErr w:type="gramEnd"/>
                            <w:r>
                              <w:rPr>
                                <w:rStyle w:val="Aucun"/>
                                <w:rFonts w:cs="Arial Unicode MS"/>
                                <w:i/>
                                <w:iCs/>
                                <w:color w:val="000000"/>
                                <w:sz w:val="20"/>
                                <w:szCs w:val="20"/>
                                <w:u w:color="000000"/>
                                <w14:textOutline w14:w="0" w14:cap="flat" w14:cmpd="sng" w14:algn="ctr">
                                  <w14:noFill/>
                                  <w14:prstDash w14:val="solid"/>
                                  <w14:bevel/>
                                </w14:textOutline>
                              </w:rPr>
                              <w:t xml:space="preserve"> +33 699 757 962 | Email: </w:t>
                            </w:r>
                            <w:hyperlink r:id="rId11" w:history="1">
                              <w:r>
                                <w:rPr>
                                  <w:rStyle w:val="Hyperlink0"/>
                                  <w:rFonts w:eastAsia="Arial Unicode MS" w:cs="Arial Unicode MS"/>
                                  <w:sz w:val="20"/>
                                  <w:szCs w:val="20"/>
                                  <w14:textOutline w14:w="0" w14:cap="flat" w14:cmpd="sng" w14:algn="ctr">
                                    <w14:noFill/>
                                    <w14:prstDash w14:val="solid"/>
                                    <w14:bevel/>
                                  </w14:textOutline>
                                </w:rPr>
                                <w:t>jouaultc0@gmail.com</w:t>
                              </w:r>
                            </w:hyperlink>
                          </w:p>
                        </w:txbxContent>
                      </wps:txbx>
                      <wps:bodyPr wrap="square" lIns="50800" tIns="50800" rIns="50800" bIns="50800" numCol="1" anchor="t">
                        <a:noAutofit/>
                      </wps:bodyPr>
                    </wps:wsp>
                  </a:graphicData>
                </a:graphic>
              </wp:anchor>
            </w:drawing>
          </mc:Choice>
          <mc:Fallback>
            <w:pict>
              <v:shape id="_x0000_s1027" type="#_x0000_t202" alt="Corentin Jouault…" style="position:absolute;left:0;text-align:left;margin-left:-.5pt;margin-top:640.7pt;width:481.9pt;height:41.05pt;z-index:251662336;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" filled="f" stroked="f" strokeweight="1pt">
                <v:stroke miterlimit="4"/>
                <v:textbox inset="4pt,4pt,4pt,4pt">
                  <w:txbxContent>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Corentin Jouault</w:t>
                      </w:r>
                    </w:p>
                    <w:p w:rsidR="00AB2B29" w:rsidRPr="00546155" w:rsidRDefault="00000000">
                      <w:pPr>
                        <w:tabs>
                          <w:tab w:val="center" w:pos="4536"/>
                          <w:tab w:val="right" w:pos="9046"/>
                        </w:tabs>
                        <w:jc w:val="both"/>
                        <w:rPr>
                          <w:rStyle w:val="Aucun"/>
                          <w:rFonts w:eastAsia="Times New Roman"/>
                          <w:i/>
                          <w:iCs/>
                          <w:color w:val="000000"/>
                          <w:sz w:val="20"/>
                          <w:szCs w:val="20"/>
                          <w:u w:color="000000"/>
                          <w14:textOutline w14:w="0" w14:cap="flat" w14:cmpd="sng" w14:algn="ctr">
                            <w14:noFill/>
                            <w14:prstDash w14:val="solid"/>
                            <w14:bevel/>
                          </w14:textOutline>
                        </w:rPr>
                      </w:pPr>
                      <w:r w:rsidRPr="00546155">
                        <w:rPr>
                          <w:rStyle w:val="Aucun"/>
                          <w:rFonts w:cs="Arial Unicode MS"/>
                          <w:i/>
                          <w:iCs/>
                          <w:color w:val="000000"/>
                          <w:sz w:val="20"/>
                          <w:szCs w:val="20"/>
                          <w:u w:color="000000"/>
                          <w14:textOutline w14:w="0" w14:cap="flat" w14:cmpd="sng" w14:algn="ctr">
                            <w14:noFill/>
                            <w14:prstDash w14:val="solid"/>
                            <w14:bevel/>
                          </w14:textOutline>
                        </w:rPr>
                        <w:t>Oxford University Museum of Natural History, Oxford University, Parks Road, Oxford, OX1 3PW, UK.</w:t>
                      </w:r>
                    </w:p>
                    <w:p w:rsidR="00AB2B29" w:rsidRDefault="00000000">
                      <w:pPr>
                        <w:tabs>
                          <w:tab w:val="center" w:pos="4536"/>
                          <w:tab w:val="right" w:pos="9046"/>
                        </w:tabs>
                        <w:jc w:val="both"/>
                      </w:pPr>
                      <w:proofErr w:type="gramStart"/>
                      <w:r>
                        <w:rPr>
                          <w:rStyle w:val="Aucun"/>
                          <w:rFonts w:cs="Arial Unicode MS"/>
                          <w:i/>
                          <w:iCs/>
                          <w:color w:val="000000"/>
                          <w:sz w:val="20"/>
                          <w:szCs w:val="20"/>
                          <w:u w:color="000000"/>
                          <w14:textOutline w14:w="0" w14:cap="flat" w14:cmpd="sng" w14:algn="ctr">
                            <w14:noFill/>
                            <w14:prstDash w14:val="solid"/>
                            <w14:bevel/>
                          </w14:textOutline>
                        </w:rPr>
                        <w:t>Phone:</w:t>
                      </w:r>
                      <w:proofErr w:type="gramEnd"/>
                      <w:r>
                        <w:rPr>
                          <w:rStyle w:val="Aucun"/>
                          <w:rFonts w:cs="Arial Unicode MS"/>
                          <w:i/>
                          <w:iCs/>
                          <w:color w:val="000000"/>
                          <w:sz w:val="20"/>
                          <w:szCs w:val="20"/>
                          <w:u w:color="000000"/>
                          <w14:textOutline w14:w="0" w14:cap="flat" w14:cmpd="sng" w14:algn="ctr">
                            <w14:noFill/>
                            <w14:prstDash w14:val="solid"/>
                            <w14:bevel/>
                          </w14:textOutline>
                        </w:rPr>
                        <w:t xml:space="preserve"> +33 699 757 962 | Email: </w:t>
                      </w:r>
                      <w:hyperlink r:id="rId12" w:history="1">
                        <w:r>
                          <w:rPr>
                            <w:rStyle w:val="Hyperlink0"/>
                            <w:rFonts w:eastAsia="Arial Unicode MS" w:cs="Arial Unicode MS"/>
                            <w:sz w:val="20"/>
                            <w:szCs w:val="20"/>
                            <w14:textOutline w14:w="0" w14:cap="flat" w14:cmpd="sng" w14:algn="ctr">
                              <w14:noFill/>
                              <w14:prstDash w14:val="solid"/>
                              <w14:bevel/>
                            </w14:textOutline>
                          </w:rPr>
                          <w:t>jouaultc0@gmail.com</w:t>
                        </w:r>
                      </w:hyperlink>
                    </w:p>
                  </w:txbxContent>
                </v:textbox>
                <w10:wrap type="topAndBottom" anchorx="margin" anchory="line"/>
              </v:shape>
            </w:pict>
          </mc:Fallback>
        </mc:AlternateContent>
      </w:r>
    </w:p>
    <w:sectPr w:rsidR="00AB2B29" w:rsidRPr="00546155">
      <w:headerReference w:type="default" r:id="rId13"/>
      <w:footerReference w:type="default" r:id="rId1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17E3B" w:rsidRDefault="00F17E3B">
      <w:r>
        <w:separator/>
      </w:r>
    </w:p>
  </w:endnote>
  <w:endnote w:type="continuationSeparator" w:id="0">
    <w:p w:rsidR="00F17E3B" w:rsidRDefault="00F17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B2B29" w:rsidRDefault="00AB2B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17E3B" w:rsidRDefault="00F17E3B">
      <w:r>
        <w:separator/>
      </w:r>
    </w:p>
  </w:footnote>
  <w:footnote w:type="continuationSeparator" w:id="0">
    <w:p w:rsidR="00F17E3B" w:rsidRDefault="00F17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B2B29" w:rsidRDefault="00AB2B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01937"/>
    <w:multiLevelType w:val="hybridMultilevel"/>
    <w:tmpl w:val="57769E38"/>
    <w:lvl w:ilvl="0" w:tplc="3F9CCEF0">
      <w:numFmt w:val="bullet"/>
      <w:lvlText w:val="-"/>
      <w:lvlJc w:val="left"/>
      <w:pPr>
        <w:ind w:left="1080" w:hanging="360"/>
      </w:pPr>
      <w:rPr>
        <w:rFonts w:ascii="Times New Roman" w:eastAsia="Arial Unicode MS"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7997679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bien Condamine">
    <w15:presenceInfo w15:providerId="None" w15:userId="Fabien Condam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B29"/>
    <w:rsid w:val="004C6A4C"/>
    <w:rsid w:val="00546155"/>
    <w:rsid w:val="00AB2B29"/>
    <w:rsid w:val="00F1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A776AD0"/>
  <w15:docId w15:val="{5F561784-D7FA-4049-81F2-4D54E5DC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orps">
    <w:name w:val="Corps"/>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Pardfaut">
    <w:name w:val="Par défau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Aucun">
    <w:name w:val="Aucun"/>
    <w:rPr>
      <w:lang w:val="fr-FR"/>
    </w:rPr>
  </w:style>
  <w:style w:type="character" w:customStyle="1" w:styleId="Hyperlink0">
    <w:name w:val="Hyperlink.0"/>
    <w:basedOn w:val="Aucun"/>
    <w:rPr>
      <w:rFonts w:ascii="Times New Roman" w:eastAsia="Times New Roman" w:hAnsi="Times New Roman" w:cs="Times New Roman"/>
      <w:i/>
      <w:iCs/>
      <w:outline w:val="0"/>
      <w:color w:val="0000FF"/>
      <w:u w:val="single" w:color="0000FF"/>
      <w:lang w:val="fr-FR"/>
    </w:rPr>
  </w:style>
  <w:style w:type="paragraph" w:styleId="Rvision">
    <w:name w:val="Revision"/>
    <w:hidden/>
    <w:uiPriority w:val="99"/>
    <w:semiHidden/>
    <w:rsid w:val="0054615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jouaultc0@gmail.com"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uaultc0@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jouaultc0@gmail.com" TargetMode="External"/><Relationship Id="rId4" Type="http://schemas.openxmlformats.org/officeDocument/2006/relationships/webSettings" Target="webSettings.xml"/><Relationship Id="rId9" Type="http://schemas.openxmlformats.org/officeDocument/2006/relationships/hyperlink" Target="mailto:jouaultc0@gmail.com" TargetMode="External"/><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596</Words>
  <Characters>3278</Characters>
  <Application>Microsoft Office Word</Application>
  <DocSecurity>0</DocSecurity>
  <Lines>27</Lines>
  <Paragraphs>7</Paragraphs>
  <ScaleCrop>false</ScaleCrop>
  <Company>CNRS</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Fabien Condamine</cp:lastModifiedBy>
  <cp:revision>2</cp:revision>
  <dcterms:created xsi:type="dcterms:W3CDTF">2024-09-16T16:12:00Z</dcterms:created>
  <dcterms:modified xsi:type="dcterms:W3CDTF">2024-09-16T16:22:00Z</dcterms:modified>
</cp:coreProperties>
</file>